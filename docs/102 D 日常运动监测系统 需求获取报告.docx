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AFE7" w14:textId="77777777" w:rsidR="001E646E" w:rsidRDefault="00000000" w:rsidP="004A5CEE">
      <w:pPr>
        <w:rPr>
          <w:rFonts w:hint="eastAsia"/>
        </w:rPr>
      </w:pPr>
      <w:r>
        <w:rPr>
          <w:noProof/>
        </w:rPr>
        <w:drawing>
          <wp:inline distT="0" distB="0" distL="0" distR="0" wp14:anchorId="688678FD" wp14:editId="09DC70E2">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8"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5B90DFF9" w14:textId="77777777" w:rsidR="001E646E" w:rsidRDefault="001E646E">
      <w:pPr>
        <w:rPr>
          <w:rFonts w:hint="eastAsia"/>
        </w:rPr>
      </w:pPr>
    </w:p>
    <w:p w14:paraId="5FED2FFE" w14:textId="77777777" w:rsidR="001E646E" w:rsidRDefault="001E646E">
      <w:pPr>
        <w:rPr>
          <w:rFonts w:hint="eastAsia"/>
        </w:rPr>
      </w:pPr>
    </w:p>
    <w:p w14:paraId="295709A1" w14:textId="77777777" w:rsidR="001E646E" w:rsidRDefault="00000000">
      <w:pPr>
        <w:spacing w:before="240" w:after="480"/>
        <w:jc w:val="center"/>
        <w:textAlignment w:val="baseline"/>
        <w:rPr>
          <w:rFonts w:ascii="华康俪金黑W8(P)" w:eastAsia="华康俪金黑W8(P)" w:hAnsi="Times New Roman" w:cs="Times New Roman"/>
          <w:spacing w:val="40"/>
          <w:sz w:val="32"/>
          <w:szCs w:val="32"/>
        </w:rPr>
      </w:pPr>
      <w:r>
        <w:rPr>
          <w:rFonts w:ascii="华康俪金黑W8(P)" w:eastAsia="华康俪金黑W8(P)" w:hAnsi="Times New Roman" w:cs="Times New Roman" w:hint="eastAsia"/>
          <w:spacing w:val="40"/>
          <w:sz w:val="32"/>
          <w:szCs w:val="32"/>
        </w:rPr>
        <w:t>《软件工程原理与应用》</w:t>
      </w:r>
    </w:p>
    <w:p w14:paraId="0B191D9D" w14:textId="77777777" w:rsidR="001E646E" w:rsidRDefault="00000000">
      <w:pPr>
        <w:spacing w:before="240" w:after="480"/>
        <w:jc w:val="center"/>
        <w:textAlignment w:val="baseline"/>
        <w:rPr>
          <w:rFonts w:ascii="华康俪金黑W8(P)" w:eastAsia="华康俪金黑W8(P)" w:hAnsi="Times New Roman" w:cs="Times New Roman"/>
          <w:spacing w:val="40"/>
          <w:sz w:val="28"/>
          <w:szCs w:val="28"/>
        </w:rPr>
      </w:pPr>
      <w:r>
        <w:rPr>
          <w:rFonts w:ascii="华康俪金黑W8(P)" w:eastAsia="华康俪金黑W8(P)" w:hAnsi="Times New Roman" w:cs="Times New Roman" w:hint="eastAsia"/>
          <w:spacing w:val="40"/>
          <w:sz w:val="28"/>
          <w:szCs w:val="28"/>
        </w:rPr>
        <w:t>需求获取报告</w:t>
      </w:r>
    </w:p>
    <w:p w14:paraId="5D91C562" w14:textId="436BC6CB" w:rsidR="001E646E" w:rsidRDefault="00C53D51">
      <w:pPr>
        <w:spacing w:before="240" w:after="480"/>
        <w:jc w:val="center"/>
        <w:textAlignment w:val="baseline"/>
        <w:rPr>
          <w:rFonts w:ascii="华文新魏" w:eastAsia="华文新魏" w:hAnsi="Times New Roman" w:cs="Times New Roman"/>
          <w:spacing w:val="40"/>
          <w:sz w:val="52"/>
          <w:szCs w:val="52"/>
        </w:rPr>
      </w:pPr>
      <w:r w:rsidRPr="00C53D51">
        <w:rPr>
          <w:rFonts w:ascii="华文新魏" w:eastAsia="华文新魏" w:hAnsi="Times New Roman" w:cs="Times New Roman" w:hint="eastAsia"/>
          <w:spacing w:val="40"/>
          <w:sz w:val="52"/>
          <w:szCs w:val="52"/>
        </w:rPr>
        <w:t>日常运动监测系统</w:t>
      </w:r>
    </w:p>
    <w:tbl>
      <w:tblPr>
        <w:tblpPr w:leftFromText="180" w:rightFromText="180" w:vertAnchor="text" w:horzAnchor="margin" w:tblpXSpec="center" w:tblpY="996"/>
        <w:tblW w:w="0" w:type="auto"/>
        <w:tblCellMar>
          <w:left w:w="57" w:type="dxa"/>
          <w:right w:w="57" w:type="dxa"/>
        </w:tblCellMar>
        <w:tblLook w:val="04A0" w:firstRow="1" w:lastRow="0" w:firstColumn="1" w:lastColumn="0" w:noHBand="0" w:noVBand="1"/>
      </w:tblPr>
      <w:tblGrid>
        <w:gridCol w:w="1314"/>
        <w:gridCol w:w="6414"/>
      </w:tblGrid>
      <w:tr w:rsidR="001E646E" w14:paraId="26313A3B" w14:textId="77777777">
        <w:trPr>
          <w:trHeight w:hRule="exact" w:val="737"/>
        </w:trPr>
        <w:tc>
          <w:tcPr>
            <w:tcW w:w="0" w:type="auto"/>
            <w:vAlign w:val="bottom"/>
          </w:tcPr>
          <w:p w14:paraId="3C4E2707" w14:textId="77777777" w:rsidR="001E646E" w:rsidRDefault="00000000">
            <w:pPr>
              <w:pStyle w:val="af0"/>
              <w:spacing w:line="240" w:lineRule="auto"/>
              <w:jc w:val="left"/>
              <w:rPr>
                <w:rFonts w:ascii="方正粗黑宋简体" w:eastAsia="方正粗黑宋简体" w:hAnsi="方正粗黑宋简体" w:hint="eastAsia"/>
                <w:sz w:val="30"/>
                <w:szCs w:val="30"/>
              </w:rPr>
            </w:pPr>
            <w:bookmarkStart w:id="0" w:name="_Hlk131542945"/>
            <w:r>
              <w:rPr>
                <w:rFonts w:ascii="方正粗黑宋简体" w:eastAsia="方正粗黑宋简体" w:hAnsi="方正粗黑宋简体" w:hint="eastAsia"/>
                <w:kern w:val="0"/>
                <w:sz w:val="30"/>
                <w:szCs w:val="30"/>
              </w:rPr>
              <w:t xml:space="preserve">小 </w:t>
            </w:r>
            <w:r>
              <w:rPr>
                <w:rFonts w:ascii="方正粗黑宋简体" w:eastAsia="方正粗黑宋简体" w:hAnsi="方正粗黑宋简体"/>
                <w:kern w:val="0"/>
                <w:sz w:val="30"/>
                <w:szCs w:val="30"/>
              </w:rPr>
              <w:t xml:space="preserve">   </w:t>
            </w:r>
            <w:r>
              <w:rPr>
                <w:rFonts w:ascii="方正粗黑宋简体" w:eastAsia="方正粗黑宋简体" w:hAnsi="方正粗黑宋简体" w:hint="eastAsia"/>
                <w:kern w:val="0"/>
                <w:sz w:val="30"/>
                <w:szCs w:val="30"/>
              </w:rPr>
              <w:t>组</w:t>
            </w:r>
          </w:p>
        </w:tc>
        <w:tc>
          <w:tcPr>
            <w:tcW w:w="0" w:type="auto"/>
            <w:tcBorders>
              <w:bottom w:val="single" w:sz="4" w:space="0" w:color="auto"/>
            </w:tcBorders>
            <w:vAlign w:val="bottom"/>
          </w:tcPr>
          <w:p w14:paraId="1D3C1D00" w14:textId="1258A750" w:rsidR="001E646E" w:rsidRDefault="00000000">
            <w:pPr>
              <w:pStyle w:val="af1"/>
              <w:rPr>
                <w:rFonts w:ascii="华文楷体" w:eastAsia="华文楷体" w:hAnsi="华文楷体" w:hint="eastAsia"/>
              </w:rPr>
            </w:pPr>
            <w:r>
              <w:rPr>
                <w:rFonts w:ascii="华文楷体" w:eastAsia="华文楷体" w:hAnsi="华文楷体" w:hint="eastAsia"/>
              </w:rPr>
              <w:t>1</w:t>
            </w:r>
            <w:r>
              <w:rPr>
                <w:rFonts w:ascii="华文楷体" w:eastAsia="华文楷体" w:hAnsi="华文楷体"/>
              </w:rPr>
              <w:t xml:space="preserve">02  </w:t>
            </w:r>
            <w:r w:rsidR="009A31DB">
              <w:rPr>
                <w:rFonts w:ascii="华文楷体" w:eastAsia="华文楷体" w:hAnsi="华文楷体" w:hint="eastAsia"/>
              </w:rPr>
              <w:t>D</w:t>
            </w:r>
            <w:r>
              <w:rPr>
                <w:rFonts w:ascii="华文楷体" w:eastAsia="华文楷体" w:hAnsi="华文楷体"/>
              </w:rPr>
              <w:t xml:space="preserve"> </w:t>
            </w:r>
            <w:r w:rsidR="009A31DB">
              <w:rPr>
                <w:rFonts w:ascii="华文楷体" w:eastAsia="华文楷体" w:hAnsi="华文楷体" w:hint="eastAsia"/>
              </w:rPr>
              <w:t>沈昊 冉云天 孙郡杰 王昕宇</w:t>
            </w:r>
          </w:p>
        </w:tc>
      </w:tr>
      <w:tr w:rsidR="001E646E" w14:paraId="39FF53E7" w14:textId="77777777">
        <w:trPr>
          <w:trHeight w:hRule="exact" w:val="737"/>
        </w:trPr>
        <w:tc>
          <w:tcPr>
            <w:tcW w:w="0" w:type="auto"/>
            <w:vAlign w:val="bottom"/>
          </w:tcPr>
          <w:p w14:paraId="4993A9DF" w14:textId="77777777" w:rsidR="001E646E" w:rsidRDefault="00000000">
            <w:pPr>
              <w:pStyle w:val="af0"/>
              <w:spacing w:line="240" w:lineRule="auto"/>
              <w:jc w:val="center"/>
              <w:rPr>
                <w:rFonts w:ascii="方正粗黑宋简体" w:eastAsia="方正粗黑宋简体" w:hAnsi="方正粗黑宋简体" w:hint="eastAsia"/>
                <w:spacing w:val="321"/>
                <w:kern w:val="0"/>
                <w:sz w:val="30"/>
                <w:szCs w:val="30"/>
              </w:rPr>
            </w:pPr>
            <w:bookmarkStart w:id="1" w:name="_Hlk131542967"/>
            <w:bookmarkEnd w:id="0"/>
            <w:r>
              <w:rPr>
                <w:rFonts w:ascii="方正粗黑宋简体" w:eastAsia="方正粗黑宋简体" w:hAnsi="方正粗黑宋简体" w:hint="eastAsia"/>
                <w:spacing w:val="300"/>
                <w:kern w:val="0"/>
                <w:sz w:val="30"/>
                <w:szCs w:val="30"/>
                <w:fitText w:val="1200" w:id="-1165155328"/>
              </w:rPr>
              <w:t>学</w:t>
            </w:r>
            <w:r>
              <w:rPr>
                <w:rFonts w:ascii="方正粗黑宋简体" w:eastAsia="方正粗黑宋简体" w:hAnsi="方正粗黑宋简体" w:hint="eastAsia"/>
                <w:kern w:val="0"/>
                <w:sz w:val="30"/>
                <w:szCs w:val="30"/>
                <w:fitText w:val="1200" w:id="-1165155328"/>
              </w:rPr>
              <w:t>院</w:t>
            </w:r>
          </w:p>
        </w:tc>
        <w:tc>
          <w:tcPr>
            <w:tcW w:w="0" w:type="auto"/>
            <w:tcBorders>
              <w:bottom w:val="single" w:sz="4" w:space="0" w:color="auto"/>
            </w:tcBorders>
            <w:vAlign w:val="bottom"/>
          </w:tcPr>
          <w:p w14:paraId="40E8B1F1" w14:textId="43D84B95" w:rsidR="001E646E" w:rsidRDefault="00000000">
            <w:pPr>
              <w:pStyle w:val="af1"/>
              <w:rPr>
                <w:rFonts w:ascii="华文楷体" w:eastAsia="华文楷体" w:hAnsi="华文楷体" w:hint="eastAsia"/>
              </w:rPr>
            </w:pPr>
            <w:r>
              <w:rPr>
                <w:rFonts w:ascii="华文楷体" w:eastAsia="华文楷体" w:hAnsi="华文楷体" w:hint="eastAsia"/>
              </w:rPr>
              <w:t>计算机科学与技术学院</w:t>
            </w:r>
            <w:del w:id="2" w:author="xf s" w:date="2025-10-31T15:01:00Z" w16du:dateUtc="2025-10-31T07:01:00Z">
              <w:r w:rsidDel="00F768E0">
                <w:rPr>
                  <w:rFonts w:ascii="华文楷体" w:eastAsia="华文楷体" w:hAnsi="华文楷体" w:hint="eastAsia"/>
                </w:rPr>
                <w:delText>/人工智能学院</w:delText>
              </w:r>
            </w:del>
            <w:r>
              <w:rPr>
                <w:rFonts w:ascii="华文楷体" w:eastAsia="华文楷体" w:hAnsi="华文楷体" w:hint="eastAsia"/>
              </w:rPr>
              <w:t>/软件学院</w:t>
            </w:r>
          </w:p>
        </w:tc>
      </w:tr>
      <w:tr w:rsidR="001E646E" w14:paraId="1EB88B87" w14:textId="77777777">
        <w:trPr>
          <w:trHeight w:hRule="exact" w:val="737"/>
        </w:trPr>
        <w:tc>
          <w:tcPr>
            <w:tcW w:w="0" w:type="auto"/>
            <w:vAlign w:val="bottom"/>
          </w:tcPr>
          <w:p w14:paraId="1342873C" w14:textId="77777777" w:rsidR="001E646E" w:rsidRDefault="00000000">
            <w:pPr>
              <w:pStyle w:val="af0"/>
              <w:spacing w:line="240" w:lineRule="auto"/>
              <w:jc w:val="center"/>
              <w:rPr>
                <w:rFonts w:ascii="方正粗黑宋简体" w:eastAsia="方正粗黑宋简体" w:hAnsi="方正粗黑宋简体" w:hint="eastAsia"/>
                <w:spacing w:val="321"/>
                <w:kern w:val="0"/>
                <w:sz w:val="30"/>
                <w:szCs w:val="30"/>
              </w:rPr>
            </w:pPr>
            <w:r>
              <w:rPr>
                <w:rFonts w:ascii="方正粗黑宋简体" w:eastAsia="方正粗黑宋简体" w:hAnsi="方正粗黑宋简体"/>
                <w:spacing w:val="300"/>
                <w:kern w:val="0"/>
                <w:sz w:val="30"/>
                <w:szCs w:val="30"/>
                <w:fitText w:val="1200" w:id="-1165155327"/>
              </w:rPr>
              <w:t>专</w:t>
            </w:r>
            <w:r>
              <w:rPr>
                <w:rFonts w:ascii="方正粗黑宋简体" w:eastAsia="方正粗黑宋简体" w:hAnsi="方正粗黑宋简体"/>
                <w:kern w:val="0"/>
                <w:sz w:val="30"/>
                <w:szCs w:val="30"/>
                <w:fitText w:val="1200" w:id="-1165155327"/>
              </w:rPr>
              <w:t>业</w:t>
            </w:r>
          </w:p>
        </w:tc>
        <w:tc>
          <w:tcPr>
            <w:tcW w:w="0" w:type="auto"/>
            <w:tcBorders>
              <w:top w:val="single" w:sz="4" w:space="0" w:color="auto"/>
              <w:bottom w:val="single" w:sz="4" w:space="0" w:color="auto"/>
            </w:tcBorders>
            <w:vAlign w:val="bottom"/>
          </w:tcPr>
          <w:p w14:paraId="7A4AB2C1" w14:textId="77777777" w:rsidR="001E646E" w:rsidRDefault="00000000">
            <w:pPr>
              <w:pStyle w:val="af1"/>
              <w:rPr>
                <w:rFonts w:ascii="华文楷体" w:eastAsia="华文楷体" w:hAnsi="华文楷体" w:hint="eastAsia"/>
              </w:rPr>
            </w:pPr>
            <w:r>
              <w:rPr>
                <w:rFonts w:ascii="华文楷体" w:eastAsia="华文楷体" w:hAnsi="华文楷体" w:hint="eastAsia"/>
              </w:rPr>
              <w:t>计算机科学与技术</w:t>
            </w:r>
          </w:p>
        </w:tc>
      </w:tr>
      <w:tr w:rsidR="001E646E" w14:paraId="6953BFDF" w14:textId="77777777">
        <w:trPr>
          <w:trHeight w:hRule="exact" w:val="737"/>
        </w:trPr>
        <w:tc>
          <w:tcPr>
            <w:tcW w:w="0" w:type="auto"/>
            <w:vAlign w:val="bottom"/>
          </w:tcPr>
          <w:p w14:paraId="28CD85CC" w14:textId="77777777" w:rsidR="001E646E" w:rsidRDefault="00000000">
            <w:pPr>
              <w:pStyle w:val="af0"/>
              <w:spacing w:line="240" w:lineRule="auto"/>
              <w:jc w:val="center"/>
              <w:rPr>
                <w:rFonts w:ascii="方正粗黑宋简体" w:eastAsia="方正粗黑宋简体" w:hAnsi="方正粗黑宋简体" w:hint="eastAsia"/>
                <w:spacing w:val="321"/>
                <w:kern w:val="0"/>
                <w:sz w:val="30"/>
                <w:szCs w:val="30"/>
              </w:rPr>
            </w:pPr>
            <w:r>
              <w:rPr>
                <w:rFonts w:ascii="方正粗黑宋简体" w:eastAsia="方正粗黑宋简体" w:hAnsi="方正粗黑宋简体" w:hint="eastAsia"/>
                <w:spacing w:val="300"/>
                <w:kern w:val="0"/>
                <w:sz w:val="30"/>
                <w:szCs w:val="30"/>
                <w:fitText w:val="1200" w:id="-1165155326"/>
              </w:rPr>
              <w:t>班</w:t>
            </w:r>
            <w:r>
              <w:rPr>
                <w:rFonts w:ascii="方正粗黑宋简体" w:eastAsia="方正粗黑宋简体" w:hAnsi="方正粗黑宋简体" w:hint="eastAsia"/>
                <w:kern w:val="0"/>
                <w:sz w:val="30"/>
                <w:szCs w:val="30"/>
                <w:fitText w:val="1200" w:id="-1165155326"/>
              </w:rPr>
              <w:t>级</w:t>
            </w:r>
          </w:p>
        </w:tc>
        <w:tc>
          <w:tcPr>
            <w:tcW w:w="0" w:type="auto"/>
            <w:tcBorders>
              <w:top w:val="single" w:sz="4" w:space="0" w:color="auto"/>
              <w:bottom w:val="single" w:sz="4" w:space="0" w:color="auto"/>
            </w:tcBorders>
            <w:vAlign w:val="bottom"/>
          </w:tcPr>
          <w:p w14:paraId="6F92AF16" w14:textId="135B9512" w:rsidR="001E646E" w:rsidRDefault="00000000">
            <w:pPr>
              <w:pStyle w:val="af1"/>
              <w:rPr>
                <w:rFonts w:ascii="华文楷体" w:eastAsia="华文楷体" w:hAnsi="华文楷体" w:hint="eastAsia"/>
              </w:rPr>
            </w:pPr>
            <w:r>
              <w:rPr>
                <w:rFonts w:ascii="华文楷体" w:eastAsia="华文楷体" w:hAnsi="华文楷体"/>
              </w:rPr>
              <w:t>162</w:t>
            </w:r>
            <w:r w:rsidR="009A31DB">
              <w:rPr>
                <w:rFonts w:ascii="华文楷体" w:eastAsia="华文楷体" w:hAnsi="华文楷体" w:hint="eastAsia"/>
              </w:rPr>
              <w:t>3</w:t>
            </w:r>
            <w:r>
              <w:rPr>
                <w:rFonts w:ascii="华文楷体" w:eastAsia="华文楷体" w:hAnsi="华文楷体"/>
              </w:rPr>
              <w:t>102</w:t>
            </w:r>
          </w:p>
        </w:tc>
      </w:tr>
      <w:bookmarkEnd w:id="1"/>
    </w:tbl>
    <w:p w14:paraId="4CF4C8F8" w14:textId="77777777" w:rsidR="001E646E" w:rsidRDefault="001E646E">
      <w:pPr>
        <w:rPr>
          <w:rFonts w:ascii="华文新魏" w:eastAsia="华文新魏" w:hAnsi="Times New Roman" w:cs="Times New Roman"/>
          <w:sz w:val="52"/>
          <w:szCs w:val="52"/>
        </w:rPr>
      </w:pPr>
    </w:p>
    <w:p w14:paraId="65CEAEB4" w14:textId="77777777" w:rsidR="001E646E" w:rsidRDefault="001E646E">
      <w:pPr>
        <w:pStyle w:val="af0"/>
        <w:jc w:val="center"/>
        <w:rPr>
          <w:rFonts w:ascii="华文新魏" w:eastAsia="华文新魏" w:hAnsi="Times New Roman" w:cs="Times New Roman"/>
          <w:sz w:val="52"/>
          <w:szCs w:val="52"/>
        </w:rPr>
      </w:pPr>
    </w:p>
    <w:p w14:paraId="45111CB6" w14:textId="77777777" w:rsidR="001E646E" w:rsidRDefault="001E646E">
      <w:pPr>
        <w:pStyle w:val="af0"/>
        <w:jc w:val="center"/>
        <w:rPr>
          <w:rFonts w:ascii="华文新魏" w:eastAsia="华文新魏" w:hAnsi="Times New Roman" w:cs="Times New Roman"/>
          <w:sz w:val="52"/>
          <w:szCs w:val="52"/>
        </w:rPr>
      </w:pPr>
    </w:p>
    <w:p w14:paraId="3C874C7B" w14:textId="79104A79" w:rsidR="00590272" w:rsidRDefault="00000000">
      <w:pPr>
        <w:pStyle w:val="af0"/>
        <w:jc w:val="center"/>
        <w:rPr>
          <w:sz w:val="30"/>
          <w:szCs w:val="30"/>
        </w:rPr>
      </w:pPr>
      <w:r>
        <w:rPr>
          <w:rFonts w:ascii="华文新魏" w:eastAsia="华文新魏" w:hAnsi="Times New Roman" w:cs="Times New Roman"/>
          <w:sz w:val="52"/>
          <w:szCs w:val="52"/>
        </w:rPr>
        <w:tab/>
      </w:r>
      <w:r>
        <w:rPr>
          <w:sz w:val="30"/>
          <w:szCs w:val="30"/>
        </w:rPr>
        <w:t>二〇二</w:t>
      </w:r>
      <w:r w:rsidR="009A31DB">
        <w:rPr>
          <w:rFonts w:hint="eastAsia"/>
          <w:sz w:val="30"/>
          <w:szCs w:val="30"/>
        </w:rPr>
        <w:t>五</w:t>
      </w:r>
      <w:r>
        <w:rPr>
          <w:sz w:val="30"/>
          <w:szCs w:val="30"/>
        </w:rPr>
        <w:t>年</w:t>
      </w:r>
      <w:r>
        <w:rPr>
          <w:rFonts w:hint="eastAsia"/>
          <w:sz w:val="30"/>
          <w:szCs w:val="30"/>
        </w:rPr>
        <w:t>十</w:t>
      </w:r>
      <w:r>
        <w:rPr>
          <w:sz w:val="30"/>
          <w:szCs w:val="30"/>
        </w:rPr>
        <w:t>月</w:t>
      </w:r>
    </w:p>
    <w:p w14:paraId="00C0A1EA" w14:textId="5C7631A6" w:rsidR="001E646E" w:rsidRPr="00590272" w:rsidRDefault="00590272" w:rsidP="00590272">
      <w:pPr>
        <w:widowControl/>
        <w:jc w:val="left"/>
        <w:rPr>
          <w:rFonts w:ascii="Arial" w:eastAsia="黑体" w:hAnsi="Arial" w:cs="Courier New"/>
          <w:bCs/>
          <w:sz w:val="30"/>
          <w:szCs w:val="30"/>
        </w:rPr>
      </w:pPr>
      <w:r>
        <w:rPr>
          <w:sz w:val="30"/>
          <w:szCs w:val="30"/>
        </w:rPr>
        <w:br w:type="page"/>
      </w:r>
    </w:p>
    <w:sdt>
      <w:sdtPr>
        <w:rPr>
          <w:rFonts w:asciiTheme="minorHAnsi" w:eastAsiaTheme="minorEastAsia" w:hAnsiTheme="minorHAnsi" w:cstheme="minorBidi"/>
          <w:color w:val="auto"/>
          <w:kern w:val="2"/>
          <w:sz w:val="21"/>
          <w:szCs w:val="22"/>
          <w:lang w:val="zh-CN"/>
        </w:rPr>
        <w:id w:val="691039714"/>
        <w:docPartObj>
          <w:docPartGallery w:val="Table of Contents"/>
          <w:docPartUnique/>
        </w:docPartObj>
      </w:sdtPr>
      <w:sdtEndPr>
        <w:rPr>
          <w:b/>
          <w:bCs/>
        </w:rPr>
      </w:sdtEndPr>
      <w:sdtContent>
        <w:p w14:paraId="2D8DE6C6" w14:textId="77777777" w:rsidR="001E646E" w:rsidRDefault="00000000">
          <w:pPr>
            <w:pStyle w:val="TOC10"/>
            <w:jc w:val="center"/>
            <w:rPr>
              <w:rFonts w:ascii="华文楷体" w:eastAsia="华文楷体" w:hAnsi="华文楷体" w:hint="eastAsia"/>
              <w:color w:val="auto"/>
            </w:rPr>
          </w:pPr>
          <w:r>
            <w:rPr>
              <w:rFonts w:ascii="华文楷体" w:eastAsia="华文楷体" w:hAnsi="华文楷体"/>
              <w:color w:val="auto"/>
              <w:lang w:val="zh-CN"/>
            </w:rPr>
            <w:t>目</w:t>
          </w:r>
          <w:r>
            <w:rPr>
              <w:rFonts w:ascii="华文楷体" w:eastAsia="华文楷体" w:hAnsi="华文楷体" w:hint="eastAsia"/>
              <w:color w:val="auto"/>
              <w:lang w:val="zh-CN"/>
            </w:rPr>
            <w:t xml:space="preserve"> </w:t>
          </w:r>
          <w:r>
            <w:rPr>
              <w:rFonts w:ascii="华文楷体" w:eastAsia="华文楷体" w:hAnsi="华文楷体"/>
              <w:color w:val="auto"/>
              <w:lang w:val="zh-CN"/>
            </w:rPr>
            <w:t>录</w:t>
          </w:r>
        </w:p>
        <w:p w14:paraId="37DAF679" w14:textId="77777777" w:rsidR="001E646E" w:rsidRDefault="00000000">
          <w:pPr>
            <w:pStyle w:val="TOC1"/>
            <w:tabs>
              <w:tab w:val="right" w:leader="dot" w:pos="8296"/>
            </w:tabs>
            <w:spacing w:line="360" w:lineRule="auto"/>
            <w:rPr>
              <w:rFonts w:ascii="华文中宋" w:eastAsia="华文中宋" w:hAnsi="华文中宋" w:hint="eastAsia"/>
              <w:sz w:val="22"/>
              <w:szCs w:val="24"/>
              <w14:ligatures w14:val="standardContextual"/>
            </w:rPr>
          </w:pPr>
          <w:r>
            <w:fldChar w:fldCharType="begin"/>
          </w:r>
          <w:r>
            <w:instrText xml:space="preserve"> TOC \o "1-3" \h \z \u </w:instrText>
          </w:r>
          <w:r>
            <w:fldChar w:fldCharType="separate"/>
          </w:r>
          <w:hyperlink w:anchor="_Toc148635485" w:history="1">
            <w:r w:rsidR="001E646E">
              <w:rPr>
                <w:rStyle w:val="ae"/>
                <w:rFonts w:ascii="华文中宋" w:eastAsia="华文中宋" w:hAnsi="华文中宋"/>
                <w:sz w:val="22"/>
                <w:szCs w:val="24"/>
              </w:rPr>
              <w:t>一、引言</w:t>
            </w:r>
            <w:r w:rsidR="001E646E">
              <w:rPr>
                <w:rFonts w:ascii="华文中宋" w:eastAsia="华文中宋" w:hAnsi="华文中宋"/>
                <w:sz w:val="22"/>
                <w:szCs w:val="24"/>
              </w:rPr>
              <w:tab/>
            </w:r>
            <w:r w:rsidR="001E646E">
              <w:rPr>
                <w:rFonts w:ascii="华文中宋" w:eastAsia="华文中宋" w:hAnsi="华文中宋"/>
                <w:sz w:val="22"/>
                <w:szCs w:val="24"/>
              </w:rPr>
              <w:fldChar w:fldCharType="begin"/>
            </w:r>
            <w:r w:rsidR="001E646E">
              <w:rPr>
                <w:rFonts w:ascii="华文中宋" w:eastAsia="华文中宋" w:hAnsi="华文中宋"/>
                <w:sz w:val="22"/>
                <w:szCs w:val="24"/>
              </w:rPr>
              <w:instrText xml:space="preserve"> PAGEREF _Toc148635485 \h </w:instrText>
            </w:r>
            <w:r w:rsidR="001E646E">
              <w:rPr>
                <w:rFonts w:ascii="华文中宋" w:eastAsia="华文中宋" w:hAnsi="华文中宋"/>
                <w:sz w:val="22"/>
                <w:szCs w:val="24"/>
              </w:rPr>
            </w:r>
            <w:r w:rsidR="001E646E">
              <w:rPr>
                <w:rFonts w:ascii="华文中宋" w:eastAsia="华文中宋" w:hAnsi="华文中宋"/>
                <w:sz w:val="22"/>
                <w:szCs w:val="24"/>
              </w:rPr>
              <w:fldChar w:fldCharType="separate"/>
            </w:r>
            <w:r w:rsidR="001E646E">
              <w:rPr>
                <w:rFonts w:ascii="华文中宋" w:eastAsia="华文中宋" w:hAnsi="华文中宋"/>
                <w:sz w:val="22"/>
                <w:szCs w:val="24"/>
              </w:rPr>
              <w:t>3</w:t>
            </w:r>
            <w:r w:rsidR="001E646E">
              <w:rPr>
                <w:rFonts w:ascii="华文中宋" w:eastAsia="华文中宋" w:hAnsi="华文中宋"/>
                <w:sz w:val="22"/>
                <w:szCs w:val="24"/>
              </w:rPr>
              <w:fldChar w:fldCharType="end"/>
            </w:r>
          </w:hyperlink>
        </w:p>
        <w:p w14:paraId="662E50CD"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486" w:history="1">
            <w:r>
              <w:rPr>
                <w:rStyle w:val="ae"/>
                <w:rFonts w:ascii="华文中宋" w:eastAsia="华文中宋" w:hAnsi="华文中宋"/>
              </w:rPr>
              <w:t>1、编写目的</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_Toc148635486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w:t>
            </w:r>
            <w:r>
              <w:rPr>
                <w:rFonts w:ascii="华文中宋" w:eastAsia="华文中宋" w:hAnsi="华文中宋"/>
              </w:rPr>
              <w:fldChar w:fldCharType="end"/>
            </w:r>
          </w:hyperlink>
        </w:p>
        <w:p w14:paraId="19DEC84E"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487" w:history="1">
            <w:r>
              <w:rPr>
                <w:rStyle w:val="ae"/>
                <w:rFonts w:ascii="华文中宋" w:eastAsia="华文中宋" w:hAnsi="华文中宋"/>
              </w:rPr>
              <w:t>2、背景</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_Toc148635487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w:t>
            </w:r>
            <w:r>
              <w:rPr>
                <w:rFonts w:ascii="华文中宋" w:eastAsia="华文中宋" w:hAnsi="华文中宋"/>
              </w:rPr>
              <w:fldChar w:fldCharType="end"/>
            </w:r>
          </w:hyperlink>
        </w:p>
        <w:p w14:paraId="12B7072B"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488" w:history="1">
            <w:r>
              <w:rPr>
                <w:rStyle w:val="ae"/>
                <w:rFonts w:ascii="华文中宋" w:eastAsia="华文中宋" w:hAnsi="华文中宋"/>
              </w:rPr>
              <w:t>3、定义</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_Toc148635488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w:t>
            </w:r>
            <w:r>
              <w:rPr>
                <w:rFonts w:ascii="华文中宋" w:eastAsia="华文中宋" w:hAnsi="华文中宋"/>
              </w:rPr>
              <w:fldChar w:fldCharType="end"/>
            </w:r>
          </w:hyperlink>
        </w:p>
        <w:p w14:paraId="129AC441"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489" w:history="1">
            <w:r>
              <w:rPr>
                <w:rStyle w:val="ae"/>
                <w:rFonts w:ascii="华文中宋" w:eastAsia="华文中宋" w:hAnsi="华文中宋"/>
              </w:rPr>
              <w:t>4、参考文献</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_Toc148635489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4</w:t>
            </w:r>
            <w:r>
              <w:rPr>
                <w:rFonts w:ascii="华文中宋" w:eastAsia="华文中宋" w:hAnsi="华文中宋"/>
              </w:rPr>
              <w:fldChar w:fldCharType="end"/>
            </w:r>
          </w:hyperlink>
        </w:p>
        <w:p w14:paraId="5667BDF7" w14:textId="77777777" w:rsidR="001E646E" w:rsidRDefault="001E646E">
          <w:pPr>
            <w:pStyle w:val="TOC1"/>
            <w:tabs>
              <w:tab w:val="right" w:leader="dot" w:pos="8296"/>
            </w:tabs>
            <w:spacing w:line="360" w:lineRule="auto"/>
            <w:rPr>
              <w:rFonts w:ascii="华文中宋" w:eastAsia="华文中宋" w:hAnsi="华文中宋" w:hint="eastAsia"/>
              <w:sz w:val="22"/>
              <w:szCs w:val="24"/>
              <w14:ligatures w14:val="standardContextual"/>
            </w:rPr>
          </w:pPr>
          <w:hyperlink w:anchor="_Toc148635490" w:history="1">
            <w:r>
              <w:rPr>
                <w:rStyle w:val="ae"/>
                <w:rFonts w:ascii="华文中宋" w:eastAsia="华文中宋" w:hAnsi="华文中宋"/>
                <w:sz w:val="22"/>
                <w:szCs w:val="24"/>
              </w:rPr>
              <w:t>二、任务概述</w:t>
            </w:r>
            <w:r>
              <w:rPr>
                <w:rFonts w:ascii="华文中宋" w:eastAsia="华文中宋" w:hAnsi="华文中宋"/>
                <w:sz w:val="22"/>
                <w:szCs w:val="24"/>
              </w:rPr>
              <w:tab/>
            </w:r>
            <w:r>
              <w:rPr>
                <w:rFonts w:ascii="华文中宋" w:eastAsia="华文中宋" w:hAnsi="华文中宋"/>
                <w:sz w:val="22"/>
                <w:szCs w:val="24"/>
              </w:rPr>
              <w:fldChar w:fldCharType="begin"/>
            </w:r>
            <w:r>
              <w:rPr>
                <w:rFonts w:ascii="华文中宋" w:eastAsia="华文中宋" w:hAnsi="华文中宋"/>
                <w:sz w:val="22"/>
                <w:szCs w:val="24"/>
              </w:rPr>
              <w:instrText xml:space="preserve"> PAGEREF _Toc148635490 \h </w:instrText>
            </w:r>
            <w:r>
              <w:rPr>
                <w:rFonts w:ascii="华文中宋" w:eastAsia="华文中宋" w:hAnsi="华文中宋"/>
                <w:sz w:val="22"/>
                <w:szCs w:val="24"/>
              </w:rPr>
            </w:r>
            <w:r>
              <w:rPr>
                <w:rFonts w:ascii="华文中宋" w:eastAsia="华文中宋" w:hAnsi="华文中宋"/>
                <w:sz w:val="22"/>
                <w:szCs w:val="24"/>
              </w:rPr>
              <w:fldChar w:fldCharType="separate"/>
            </w:r>
            <w:r>
              <w:rPr>
                <w:rFonts w:ascii="华文中宋" w:eastAsia="华文中宋" w:hAnsi="华文中宋"/>
                <w:sz w:val="22"/>
                <w:szCs w:val="24"/>
              </w:rPr>
              <w:t>5</w:t>
            </w:r>
            <w:r>
              <w:rPr>
                <w:rFonts w:ascii="华文中宋" w:eastAsia="华文中宋" w:hAnsi="华文中宋"/>
                <w:sz w:val="22"/>
                <w:szCs w:val="24"/>
              </w:rPr>
              <w:fldChar w:fldCharType="end"/>
            </w:r>
          </w:hyperlink>
        </w:p>
        <w:p w14:paraId="64EF8A17"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491" w:history="1">
            <w:r>
              <w:rPr>
                <w:rStyle w:val="ae"/>
                <w:rFonts w:ascii="华文中宋" w:eastAsia="华文中宋" w:hAnsi="华文中宋"/>
              </w:rPr>
              <w:t>1、目标</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_Toc148635491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5</w:t>
            </w:r>
            <w:r>
              <w:rPr>
                <w:rFonts w:ascii="华文中宋" w:eastAsia="华文中宋" w:hAnsi="华文中宋"/>
              </w:rPr>
              <w:fldChar w:fldCharType="end"/>
            </w:r>
          </w:hyperlink>
        </w:p>
        <w:p w14:paraId="54917AA2"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492" w:history="1">
            <w:r>
              <w:rPr>
                <w:rStyle w:val="ae"/>
                <w:rFonts w:ascii="华文中宋" w:eastAsia="华文中宋" w:hAnsi="华文中宋"/>
              </w:rPr>
              <w:t>2、用户特点</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_Toc148635492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6</w:t>
            </w:r>
            <w:r>
              <w:rPr>
                <w:rFonts w:ascii="华文中宋" w:eastAsia="华文中宋" w:hAnsi="华文中宋"/>
              </w:rPr>
              <w:fldChar w:fldCharType="end"/>
            </w:r>
          </w:hyperlink>
        </w:p>
        <w:p w14:paraId="6C1A705E"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493" w:history="1">
            <w:r>
              <w:rPr>
                <w:rStyle w:val="ae"/>
                <w:rFonts w:ascii="华文中宋" w:eastAsia="华文中宋" w:hAnsi="华文中宋"/>
              </w:rPr>
              <w:t>3、假定约束</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_Toc148635493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6</w:t>
            </w:r>
            <w:r>
              <w:rPr>
                <w:rFonts w:ascii="华文中宋" w:eastAsia="华文中宋" w:hAnsi="华文中宋"/>
              </w:rPr>
              <w:fldChar w:fldCharType="end"/>
            </w:r>
          </w:hyperlink>
        </w:p>
        <w:p w14:paraId="4D55A5FB" w14:textId="77777777" w:rsidR="001E646E" w:rsidRDefault="001E646E">
          <w:pPr>
            <w:pStyle w:val="TOC1"/>
            <w:tabs>
              <w:tab w:val="right" w:leader="dot" w:pos="8296"/>
            </w:tabs>
            <w:spacing w:line="360" w:lineRule="auto"/>
            <w:rPr>
              <w:rFonts w:ascii="华文中宋" w:eastAsia="华文中宋" w:hAnsi="华文中宋" w:hint="eastAsia"/>
              <w:sz w:val="22"/>
              <w:szCs w:val="24"/>
              <w14:ligatures w14:val="standardContextual"/>
            </w:rPr>
          </w:pPr>
          <w:hyperlink w:anchor="_Toc148635494" w:history="1">
            <w:r>
              <w:rPr>
                <w:rStyle w:val="ae"/>
                <w:rFonts w:ascii="华文中宋" w:eastAsia="华文中宋" w:hAnsi="华文中宋"/>
                <w:sz w:val="22"/>
                <w:szCs w:val="24"/>
              </w:rPr>
              <w:t>三、需求规定</w:t>
            </w:r>
            <w:r>
              <w:rPr>
                <w:rFonts w:ascii="华文中宋" w:eastAsia="华文中宋" w:hAnsi="华文中宋"/>
                <w:sz w:val="22"/>
                <w:szCs w:val="24"/>
              </w:rPr>
              <w:tab/>
            </w:r>
            <w:r>
              <w:rPr>
                <w:rFonts w:ascii="华文中宋" w:eastAsia="华文中宋" w:hAnsi="华文中宋"/>
                <w:sz w:val="22"/>
                <w:szCs w:val="24"/>
              </w:rPr>
              <w:fldChar w:fldCharType="begin"/>
            </w:r>
            <w:r>
              <w:rPr>
                <w:rFonts w:ascii="华文中宋" w:eastAsia="华文中宋" w:hAnsi="华文中宋"/>
                <w:sz w:val="22"/>
                <w:szCs w:val="24"/>
              </w:rPr>
              <w:instrText xml:space="preserve"> PAGEREF _Toc148635494 \h </w:instrText>
            </w:r>
            <w:r>
              <w:rPr>
                <w:rFonts w:ascii="华文中宋" w:eastAsia="华文中宋" w:hAnsi="华文中宋"/>
                <w:sz w:val="22"/>
                <w:szCs w:val="24"/>
              </w:rPr>
            </w:r>
            <w:r>
              <w:rPr>
                <w:rFonts w:ascii="华文中宋" w:eastAsia="华文中宋" w:hAnsi="华文中宋"/>
                <w:sz w:val="22"/>
                <w:szCs w:val="24"/>
              </w:rPr>
              <w:fldChar w:fldCharType="separate"/>
            </w:r>
            <w:r>
              <w:rPr>
                <w:rFonts w:ascii="华文中宋" w:eastAsia="华文中宋" w:hAnsi="华文中宋"/>
                <w:sz w:val="22"/>
                <w:szCs w:val="24"/>
              </w:rPr>
              <w:t>7</w:t>
            </w:r>
            <w:r>
              <w:rPr>
                <w:rFonts w:ascii="华文中宋" w:eastAsia="华文中宋" w:hAnsi="华文中宋"/>
                <w:sz w:val="22"/>
                <w:szCs w:val="24"/>
              </w:rPr>
              <w:fldChar w:fldCharType="end"/>
            </w:r>
          </w:hyperlink>
        </w:p>
        <w:p w14:paraId="69CD744F"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495" w:history="1">
            <w:r>
              <w:rPr>
                <w:rStyle w:val="ae"/>
                <w:rFonts w:ascii="华文中宋" w:eastAsia="华文中宋" w:hAnsi="华文中宋"/>
              </w:rPr>
              <w:t>1、功能规定</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_Toc148635495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7</w:t>
            </w:r>
            <w:r>
              <w:rPr>
                <w:rFonts w:ascii="华文中宋" w:eastAsia="华文中宋" w:hAnsi="华文中宋"/>
              </w:rPr>
              <w:fldChar w:fldCharType="end"/>
            </w:r>
          </w:hyperlink>
        </w:p>
        <w:p w14:paraId="09F3EAA5" w14:textId="77777777" w:rsidR="001E646E" w:rsidRDefault="001E646E">
          <w:pPr>
            <w:pStyle w:val="TOC3"/>
            <w:tabs>
              <w:tab w:val="right" w:leader="dot" w:pos="8296"/>
            </w:tabs>
            <w:spacing w:line="360" w:lineRule="auto"/>
            <w:rPr>
              <w:rFonts w:ascii="华文中宋" w:eastAsia="华文中宋" w:hAnsi="华文中宋" w:hint="eastAsia"/>
              <w14:ligatures w14:val="standardContextual"/>
            </w:rPr>
          </w:pPr>
          <w:hyperlink w:anchor="_Toc148635496" w:history="1">
            <w:r>
              <w:rPr>
                <w:rStyle w:val="ae"/>
                <w:rFonts w:ascii="华文中宋" w:eastAsia="华文中宋" w:hAnsi="华文中宋"/>
              </w:rPr>
              <w:t>1.1模块</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_Toc148635496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7</w:t>
            </w:r>
            <w:r>
              <w:rPr>
                <w:rFonts w:ascii="华文中宋" w:eastAsia="华文中宋" w:hAnsi="华文中宋"/>
              </w:rPr>
              <w:fldChar w:fldCharType="end"/>
            </w:r>
          </w:hyperlink>
        </w:p>
        <w:p w14:paraId="6D7D7DA7" w14:textId="77777777" w:rsidR="001E646E" w:rsidRDefault="001E646E">
          <w:pPr>
            <w:pStyle w:val="TOC3"/>
            <w:tabs>
              <w:tab w:val="right" w:leader="dot" w:pos="8296"/>
            </w:tabs>
            <w:spacing w:line="360" w:lineRule="auto"/>
            <w:rPr>
              <w:rFonts w:ascii="华文中宋" w:eastAsia="华文中宋" w:hAnsi="华文中宋" w:hint="eastAsia"/>
              <w14:ligatures w14:val="standardContextual"/>
            </w:rPr>
          </w:pPr>
          <w:hyperlink w:anchor="_Toc148635497" w:history="1">
            <w:r>
              <w:rPr>
                <w:rStyle w:val="ae"/>
                <w:rFonts w:ascii="华文中宋" w:eastAsia="华文中宋" w:hAnsi="华文中宋"/>
              </w:rPr>
              <w:t>1.2确定参与者</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_Toc148635497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9</w:t>
            </w:r>
            <w:r>
              <w:rPr>
                <w:rFonts w:ascii="华文中宋" w:eastAsia="华文中宋" w:hAnsi="华文中宋"/>
              </w:rPr>
              <w:fldChar w:fldCharType="end"/>
            </w:r>
          </w:hyperlink>
        </w:p>
        <w:p w14:paraId="024A54FA" w14:textId="77777777" w:rsidR="001E646E" w:rsidRDefault="001E646E">
          <w:pPr>
            <w:pStyle w:val="TOC3"/>
            <w:tabs>
              <w:tab w:val="right" w:leader="dot" w:pos="8296"/>
            </w:tabs>
            <w:spacing w:line="360" w:lineRule="auto"/>
            <w:rPr>
              <w:rFonts w:ascii="华文中宋" w:eastAsia="华文中宋" w:hAnsi="华文中宋" w:hint="eastAsia"/>
              <w14:ligatures w14:val="standardContextual"/>
            </w:rPr>
          </w:pPr>
          <w:hyperlink w:anchor="_Toc148635498" w:history="1">
            <w:r>
              <w:rPr>
                <w:rStyle w:val="ae"/>
                <w:rFonts w:ascii="华文中宋" w:eastAsia="华文中宋" w:hAnsi="华文中宋"/>
              </w:rPr>
              <w:t>1.3确定用例（总用例图）</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_Toc148635498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10</w:t>
            </w:r>
            <w:r>
              <w:rPr>
                <w:rFonts w:ascii="华文中宋" w:eastAsia="华文中宋" w:hAnsi="华文中宋"/>
              </w:rPr>
              <w:fldChar w:fldCharType="end"/>
            </w:r>
          </w:hyperlink>
        </w:p>
        <w:p w14:paraId="78AA9E1C" w14:textId="77777777" w:rsidR="001E646E" w:rsidRDefault="001E646E">
          <w:pPr>
            <w:pStyle w:val="TOC3"/>
            <w:tabs>
              <w:tab w:val="right" w:leader="dot" w:pos="8296"/>
            </w:tabs>
            <w:spacing w:line="360" w:lineRule="auto"/>
            <w:rPr>
              <w:rFonts w:ascii="华文中宋" w:eastAsia="华文中宋" w:hAnsi="华文中宋" w:hint="eastAsia"/>
              <w14:ligatures w14:val="standardContextual"/>
            </w:rPr>
          </w:pPr>
          <w:hyperlink w:anchor="_Toc148635499" w:history="1">
            <w:r>
              <w:rPr>
                <w:rStyle w:val="ae"/>
                <w:rFonts w:ascii="华文中宋" w:eastAsia="华文中宋" w:hAnsi="华文中宋"/>
              </w:rPr>
              <w:t>1.4用例说明</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_Toc148635499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10</w:t>
            </w:r>
            <w:r>
              <w:rPr>
                <w:rFonts w:ascii="华文中宋" w:eastAsia="华文中宋" w:hAnsi="华文中宋"/>
              </w:rPr>
              <w:fldChar w:fldCharType="end"/>
            </w:r>
          </w:hyperlink>
        </w:p>
        <w:p w14:paraId="44808738"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500" w:history="1">
            <w:r>
              <w:rPr>
                <w:rStyle w:val="ae"/>
                <w:rFonts w:ascii="华文中宋" w:eastAsia="华文中宋" w:hAnsi="华文中宋"/>
              </w:rPr>
              <w:t>2、性能规定</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_Toc148635500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31</w:t>
            </w:r>
            <w:r>
              <w:rPr>
                <w:rFonts w:ascii="华文中宋" w:eastAsia="华文中宋" w:hAnsi="华文中宋"/>
              </w:rPr>
              <w:fldChar w:fldCharType="end"/>
            </w:r>
          </w:hyperlink>
        </w:p>
        <w:p w14:paraId="11D0413E" w14:textId="77777777" w:rsidR="001E646E" w:rsidRDefault="001E646E">
          <w:pPr>
            <w:pStyle w:val="TOC3"/>
            <w:tabs>
              <w:tab w:val="right" w:leader="dot" w:pos="8296"/>
            </w:tabs>
            <w:spacing w:line="360" w:lineRule="auto"/>
            <w:rPr>
              <w:rFonts w:ascii="华文中宋" w:eastAsia="华文中宋" w:hAnsi="华文中宋" w:hint="eastAsia"/>
              <w14:ligatures w14:val="standardContextual"/>
            </w:rPr>
          </w:pPr>
          <w:hyperlink w:anchor="_Toc148635501" w:history="1">
            <w:r>
              <w:rPr>
                <w:rStyle w:val="ae"/>
                <w:rFonts w:ascii="华文中宋" w:eastAsia="华文中宋" w:hAnsi="华文中宋"/>
              </w:rPr>
              <w:t>2.1精度</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_Toc148635501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31</w:t>
            </w:r>
            <w:r>
              <w:rPr>
                <w:rFonts w:ascii="华文中宋" w:eastAsia="华文中宋" w:hAnsi="华文中宋"/>
              </w:rPr>
              <w:fldChar w:fldCharType="end"/>
            </w:r>
          </w:hyperlink>
        </w:p>
        <w:p w14:paraId="7D63AF74" w14:textId="77777777" w:rsidR="001E646E" w:rsidRDefault="001E646E">
          <w:pPr>
            <w:pStyle w:val="TOC3"/>
            <w:tabs>
              <w:tab w:val="right" w:leader="dot" w:pos="8296"/>
            </w:tabs>
            <w:spacing w:line="360" w:lineRule="auto"/>
            <w:rPr>
              <w:rFonts w:ascii="华文中宋" w:eastAsia="华文中宋" w:hAnsi="华文中宋" w:hint="eastAsia"/>
              <w14:ligatures w14:val="standardContextual"/>
            </w:rPr>
          </w:pPr>
          <w:hyperlink w:anchor="_Toc148635502" w:history="1">
            <w:r>
              <w:rPr>
                <w:rStyle w:val="ae"/>
                <w:rFonts w:ascii="华文中宋" w:eastAsia="华文中宋" w:hAnsi="华文中宋"/>
              </w:rPr>
              <w:t>2.2时间特性要求</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_Toc148635502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31</w:t>
            </w:r>
            <w:r>
              <w:rPr>
                <w:rFonts w:ascii="华文中宋" w:eastAsia="华文中宋" w:hAnsi="华文中宋"/>
              </w:rPr>
              <w:fldChar w:fldCharType="end"/>
            </w:r>
          </w:hyperlink>
        </w:p>
        <w:p w14:paraId="744EDD5D" w14:textId="77777777" w:rsidR="001E646E" w:rsidRDefault="001E646E">
          <w:pPr>
            <w:pStyle w:val="TOC3"/>
            <w:tabs>
              <w:tab w:val="right" w:leader="dot" w:pos="8296"/>
            </w:tabs>
            <w:spacing w:line="360" w:lineRule="auto"/>
            <w:rPr>
              <w:rFonts w:ascii="华文中宋" w:eastAsia="华文中宋" w:hAnsi="华文中宋" w:hint="eastAsia"/>
              <w14:ligatures w14:val="standardContextual"/>
            </w:rPr>
          </w:pPr>
          <w:hyperlink w:anchor="_Toc148635503" w:history="1">
            <w:r>
              <w:rPr>
                <w:rStyle w:val="ae"/>
                <w:rFonts w:ascii="华文中宋" w:eastAsia="华文中宋" w:hAnsi="华文中宋"/>
              </w:rPr>
              <w:t>2.3灵活性</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_Toc148635503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32</w:t>
            </w:r>
            <w:r>
              <w:rPr>
                <w:rFonts w:ascii="华文中宋" w:eastAsia="华文中宋" w:hAnsi="华文中宋"/>
              </w:rPr>
              <w:fldChar w:fldCharType="end"/>
            </w:r>
          </w:hyperlink>
        </w:p>
        <w:p w14:paraId="108F2C1A"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504" w:history="1">
            <w:r>
              <w:rPr>
                <w:rStyle w:val="ae"/>
                <w:rFonts w:ascii="华文中宋" w:eastAsia="华文中宋" w:hAnsi="华文中宋"/>
              </w:rPr>
              <w:t>3、输入输出要求</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_Toc148635504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32</w:t>
            </w:r>
            <w:r>
              <w:rPr>
                <w:rFonts w:ascii="华文中宋" w:eastAsia="华文中宋" w:hAnsi="华文中宋"/>
              </w:rPr>
              <w:fldChar w:fldCharType="end"/>
            </w:r>
          </w:hyperlink>
        </w:p>
        <w:p w14:paraId="5F9BA9E6"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505" w:history="1">
            <w:r>
              <w:rPr>
                <w:rStyle w:val="ae"/>
                <w:rFonts w:ascii="华文中宋" w:eastAsia="华文中宋" w:hAnsi="华文中宋"/>
              </w:rPr>
              <w:t>4、数据管理能力要求</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_Toc148635505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32</w:t>
            </w:r>
            <w:r>
              <w:rPr>
                <w:rFonts w:ascii="华文中宋" w:eastAsia="华文中宋" w:hAnsi="华文中宋"/>
              </w:rPr>
              <w:fldChar w:fldCharType="end"/>
            </w:r>
          </w:hyperlink>
        </w:p>
        <w:p w14:paraId="71D1CF31" w14:textId="77777777" w:rsidR="001E646E" w:rsidRDefault="001E646E">
          <w:pPr>
            <w:pStyle w:val="TOC2"/>
            <w:tabs>
              <w:tab w:val="right" w:leader="dot" w:pos="8296"/>
            </w:tabs>
            <w:spacing w:line="360" w:lineRule="auto"/>
            <w:rPr>
              <w:rFonts w:ascii="华文中宋" w:eastAsia="华文中宋" w:hAnsi="华文中宋" w:hint="eastAsia"/>
              <w14:ligatures w14:val="standardContextual"/>
            </w:rPr>
          </w:pPr>
          <w:hyperlink w:anchor="_Toc148635506" w:history="1">
            <w:r>
              <w:rPr>
                <w:rStyle w:val="ae"/>
                <w:rFonts w:ascii="华文中宋" w:eastAsia="华文中宋" w:hAnsi="华文中宋"/>
              </w:rPr>
              <w:t>5、故障处理要求</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_Toc148635506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32</w:t>
            </w:r>
            <w:r>
              <w:rPr>
                <w:rFonts w:ascii="华文中宋" w:eastAsia="华文中宋" w:hAnsi="华文中宋"/>
              </w:rPr>
              <w:fldChar w:fldCharType="end"/>
            </w:r>
          </w:hyperlink>
        </w:p>
        <w:p w14:paraId="1906878F" w14:textId="77777777" w:rsidR="001E646E" w:rsidRDefault="001E646E">
          <w:pPr>
            <w:pStyle w:val="TOC2"/>
            <w:tabs>
              <w:tab w:val="right" w:leader="dot" w:pos="8296"/>
            </w:tabs>
            <w:spacing w:line="360" w:lineRule="auto"/>
            <w:rPr>
              <w:rFonts w:hint="eastAsia"/>
              <w:sz w:val="20"/>
              <w:szCs w:val="21"/>
              <w14:ligatures w14:val="standardContextual"/>
            </w:rPr>
          </w:pPr>
          <w:hyperlink w:anchor="_Toc148635507" w:history="1">
            <w:r>
              <w:rPr>
                <w:rStyle w:val="ae"/>
                <w:rFonts w:ascii="华文中宋" w:eastAsia="华文中宋" w:hAnsi="华文中宋"/>
              </w:rPr>
              <w:t>6、其他专门要求</w:t>
            </w:r>
            <w:r>
              <w:rPr>
                <w:rFonts w:ascii="华文中宋" w:eastAsia="华文中宋" w:hAnsi="华文中宋"/>
              </w:rPr>
              <w:tab/>
            </w:r>
            <w:r>
              <w:rPr>
                <w:rFonts w:ascii="华文中宋" w:eastAsia="华文中宋" w:hAnsi="华文中宋"/>
              </w:rPr>
              <w:fldChar w:fldCharType="begin"/>
            </w:r>
            <w:r>
              <w:rPr>
                <w:rFonts w:ascii="华文中宋" w:eastAsia="华文中宋" w:hAnsi="华文中宋"/>
              </w:rPr>
              <w:instrText xml:space="preserve"> PAGEREF _Toc148635507 \h </w:instrText>
            </w:r>
            <w:r>
              <w:rPr>
                <w:rFonts w:ascii="华文中宋" w:eastAsia="华文中宋" w:hAnsi="华文中宋"/>
              </w:rPr>
            </w:r>
            <w:r>
              <w:rPr>
                <w:rFonts w:ascii="华文中宋" w:eastAsia="华文中宋" w:hAnsi="华文中宋"/>
              </w:rPr>
              <w:fldChar w:fldCharType="separate"/>
            </w:r>
            <w:r>
              <w:rPr>
                <w:rFonts w:ascii="华文中宋" w:eastAsia="华文中宋" w:hAnsi="华文中宋"/>
              </w:rPr>
              <w:t>32</w:t>
            </w:r>
            <w:r>
              <w:rPr>
                <w:rFonts w:ascii="华文中宋" w:eastAsia="华文中宋" w:hAnsi="华文中宋"/>
              </w:rPr>
              <w:fldChar w:fldCharType="end"/>
            </w:r>
          </w:hyperlink>
        </w:p>
        <w:p w14:paraId="2A8B3D10" w14:textId="77777777" w:rsidR="001E646E" w:rsidRDefault="00000000">
          <w:pPr>
            <w:rPr>
              <w:rFonts w:hint="eastAsia"/>
            </w:rPr>
          </w:pPr>
          <w:r>
            <w:rPr>
              <w:b/>
              <w:bCs/>
              <w:lang w:val="zh-CN"/>
            </w:rPr>
            <w:fldChar w:fldCharType="end"/>
          </w:r>
        </w:p>
      </w:sdtContent>
    </w:sdt>
    <w:p w14:paraId="3AFC7274" w14:textId="302CE169" w:rsidR="001E646E" w:rsidRPr="00932EC6" w:rsidRDefault="001E646E" w:rsidP="00932EC6">
      <w:pPr>
        <w:widowControl/>
        <w:jc w:val="left"/>
        <w:rPr>
          <w:rFonts w:ascii="Arial" w:eastAsia="黑体" w:hAnsi="Arial" w:cs="Courier New"/>
          <w:bCs/>
          <w:sz w:val="30"/>
          <w:szCs w:val="30"/>
        </w:rPr>
      </w:pPr>
    </w:p>
    <w:p w14:paraId="6449BB2E" w14:textId="77777777" w:rsidR="001E646E" w:rsidRDefault="00000000">
      <w:pPr>
        <w:pStyle w:val="1"/>
        <w:rPr>
          <w:rFonts w:ascii="华文中宋" w:eastAsia="华文中宋" w:hAnsi="华文中宋" w:hint="eastAsia"/>
          <w:sz w:val="32"/>
          <w:szCs w:val="32"/>
        </w:rPr>
      </w:pPr>
      <w:bookmarkStart w:id="3" w:name="_Toc148635485"/>
      <w:r>
        <w:rPr>
          <w:rFonts w:ascii="华文中宋" w:eastAsia="华文中宋" w:hAnsi="华文中宋" w:hint="eastAsia"/>
          <w:sz w:val="32"/>
          <w:szCs w:val="32"/>
        </w:rPr>
        <w:lastRenderedPageBreak/>
        <w:t>一、引言</w:t>
      </w:r>
      <w:bookmarkEnd w:id="3"/>
    </w:p>
    <w:p w14:paraId="7B9ECEBD" w14:textId="77777777" w:rsidR="001E646E" w:rsidRDefault="00000000">
      <w:pPr>
        <w:pStyle w:val="2"/>
        <w:rPr>
          <w:rFonts w:hint="eastAsia"/>
        </w:rPr>
      </w:pPr>
      <w:bookmarkStart w:id="4" w:name="_Toc148635486"/>
      <w:r>
        <w:rPr>
          <w:rFonts w:hint="eastAsia"/>
        </w:rPr>
        <w:t>1</w:t>
      </w:r>
      <w:r>
        <w:t>、</w:t>
      </w:r>
      <w:r>
        <w:rPr>
          <w:rFonts w:hint="eastAsia"/>
        </w:rPr>
        <w:t>编写目的</w:t>
      </w:r>
      <w:bookmarkEnd w:id="4"/>
    </w:p>
    <w:p w14:paraId="166E329B" w14:textId="77777777" w:rsidR="001E646E" w:rsidRDefault="00000000">
      <w:pPr>
        <w:spacing w:line="360" w:lineRule="auto"/>
        <w:ind w:firstLineChars="200" w:firstLine="420"/>
        <w:rPr>
          <w:rFonts w:ascii="宋体" w:eastAsia="宋体" w:hAnsi="宋体" w:hint="eastAsia"/>
        </w:rPr>
      </w:pPr>
      <w:r>
        <w:rPr>
          <w:rFonts w:ascii="宋体" w:eastAsia="宋体" w:hAnsi="宋体" w:hint="eastAsia"/>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1C982739" w14:textId="77777777" w:rsidR="001E646E" w:rsidRDefault="00000000">
      <w:pPr>
        <w:spacing w:line="360" w:lineRule="auto"/>
        <w:ind w:firstLine="420"/>
        <w:rPr>
          <w:rFonts w:ascii="宋体" w:eastAsia="宋体" w:hAnsi="宋体" w:hint="eastAsia"/>
        </w:rPr>
      </w:pPr>
      <w:r>
        <w:rPr>
          <w:rFonts w:ascii="宋体" w:eastAsia="宋体" w:hAnsi="宋体" w:hint="eastAsia"/>
        </w:rPr>
        <w:t>预期读者：软件设计者和测试者。</w:t>
      </w:r>
    </w:p>
    <w:p w14:paraId="1425710E" w14:textId="77777777" w:rsidR="001E646E" w:rsidRDefault="001E646E">
      <w:pPr>
        <w:rPr>
          <w:rFonts w:hint="eastAsia"/>
        </w:rPr>
      </w:pPr>
    </w:p>
    <w:p w14:paraId="7B6ED42A" w14:textId="77777777" w:rsidR="001E646E" w:rsidRDefault="00000000">
      <w:pPr>
        <w:pStyle w:val="2"/>
        <w:rPr>
          <w:rFonts w:hint="eastAsia"/>
        </w:rPr>
      </w:pPr>
      <w:bookmarkStart w:id="5" w:name="_Toc148635487"/>
      <w:r>
        <w:rPr>
          <w:rFonts w:hint="eastAsia"/>
        </w:rPr>
        <w:t>2</w:t>
      </w:r>
      <w:r>
        <w:t>、</w:t>
      </w:r>
      <w:r>
        <w:rPr>
          <w:rFonts w:hint="eastAsia"/>
        </w:rPr>
        <w:t>背景</w:t>
      </w:r>
      <w:bookmarkEnd w:id="5"/>
    </w:p>
    <w:p w14:paraId="65CE444B" w14:textId="77777777" w:rsidR="001E646E" w:rsidRDefault="00000000">
      <w:pPr>
        <w:ind w:firstLine="420"/>
        <w:rPr>
          <w:rFonts w:ascii="宋体" w:eastAsia="宋体" w:hAnsi="宋体" w:hint="eastAsia"/>
        </w:rPr>
      </w:pPr>
      <w:r>
        <w:rPr>
          <w:rFonts w:ascii="宋体" w:eastAsia="宋体" w:hAnsi="宋体" w:hint="eastAsia"/>
        </w:rPr>
        <w:t>说明：</w:t>
      </w:r>
    </w:p>
    <w:p w14:paraId="351EE6F6" w14:textId="1F2E06F4" w:rsidR="001E646E" w:rsidRDefault="00000000">
      <w:pPr>
        <w:numPr>
          <w:ilvl w:val="0"/>
          <w:numId w:val="1"/>
        </w:numPr>
        <w:spacing w:line="360" w:lineRule="auto"/>
        <w:rPr>
          <w:rFonts w:ascii="宋体" w:eastAsia="宋体" w:hAnsi="宋体" w:hint="eastAsia"/>
        </w:rPr>
      </w:pPr>
      <w:r>
        <w:rPr>
          <w:rFonts w:ascii="宋体" w:eastAsia="宋体" w:hAnsi="宋体" w:hint="eastAsia"/>
        </w:rPr>
        <w:t>待开发的软件系统的名称：</w:t>
      </w:r>
      <w:r w:rsidR="00C53D51" w:rsidRPr="00C53D51">
        <w:rPr>
          <w:rFonts w:ascii="宋体" w:eastAsia="宋体" w:hAnsi="宋体" w:hint="eastAsia"/>
        </w:rPr>
        <w:t>日常运动监测系统</w:t>
      </w:r>
      <w:r>
        <w:rPr>
          <w:rFonts w:ascii="宋体" w:eastAsia="宋体" w:hAnsi="宋体"/>
        </w:rPr>
        <w:t xml:space="preserve"> </w:t>
      </w:r>
    </w:p>
    <w:p w14:paraId="7D8F2C8D" w14:textId="006B184C" w:rsidR="001E646E" w:rsidRDefault="00000000">
      <w:pPr>
        <w:numPr>
          <w:ilvl w:val="0"/>
          <w:numId w:val="1"/>
        </w:numPr>
        <w:spacing w:line="360" w:lineRule="auto"/>
        <w:rPr>
          <w:rFonts w:ascii="宋体" w:eastAsia="宋体" w:hAnsi="宋体" w:hint="eastAsia"/>
        </w:rPr>
      </w:pPr>
      <w:r>
        <w:rPr>
          <w:rFonts w:ascii="宋体" w:eastAsia="宋体" w:hAnsi="宋体" w:hint="eastAsia"/>
        </w:rPr>
        <w:t>本项目的任务提出者：</w:t>
      </w:r>
      <w:r w:rsidR="00C31998" w:rsidRPr="00C31998">
        <w:rPr>
          <w:rFonts w:ascii="宋体" w:eastAsia="宋体" w:hAnsi="宋体" w:hint="eastAsia"/>
        </w:rPr>
        <w:t>沈昊 冉云天 孙郡杰 王昕宇</w:t>
      </w:r>
      <w:r>
        <w:rPr>
          <w:rFonts w:ascii="宋体" w:eastAsia="宋体" w:hAnsi="宋体" w:hint="eastAsia"/>
        </w:rPr>
        <w:t>；</w:t>
      </w:r>
    </w:p>
    <w:p w14:paraId="78AD1E79" w14:textId="518A01DD" w:rsidR="001E646E" w:rsidRDefault="00000000">
      <w:pPr>
        <w:numPr>
          <w:ilvl w:val="0"/>
          <w:numId w:val="1"/>
        </w:numPr>
        <w:spacing w:line="360" w:lineRule="auto"/>
        <w:rPr>
          <w:rFonts w:ascii="宋体" w:eastAsia="宋体" w:hAnsi="宋体" w:hint="eastAsia"/>
        </w:rPr>
      </w:pPr>
      <w:r>
        <w:rPr>
          <w:rFonts w:ascii="宋体" w:eastAsia="宋体" w:hAnsi="宋体" w:hint="eastAsia"/>
        </w:rPr>
        <w:t>本项目的任务开发者：</w:t>
      </w:r>
      <w:r w:rsidR="00C31998" w:rsidRPr="00C31998">
        <w:rPr>
          <w:rFonts w:ascii="宋体" w:eastAsia="宋体" w:hAnsi="宋体" w:hint="eastAsia"/>
        </w:rPr>
        <w:t>沈昊 冉云天 孙郡杰 王昕宇</w:t>
      </w:r>
      <w:r>
        <w:rPr>
          <w:rFonts w:ascii="宋体" w:eastAsia="宋体" w:hAnsi="宋体" w:hint="eastAsia"/>
        </w:rPr>
        <w:t>；</w:t>
      </w:r>
    </w:p>
    <w:p w14:paraId="2476EE89" w14:textId="21984145" w:rsidR="001E646E" w:rsidRDefault="00000000">
      <w:pPr>
        <w:numPr>
          <w:ilvl w:val="0"/>
          <w:numId w:val="1"/>
        </w:numPr>
        <w:spacing w:line="360" w:lineRule="auto"/>
        <w:rPr>
          <w:rFonts w:ascii="宋体" w:eastAsia="宋体" w:hAnsi="宋体" w:hint="eastAsia"/>
        </w:rPr>
      </w:pPr>
      <w:r>
        <w:rPr>
          <w:rFonts w:ascii="宋体" w:eastAsia="宋体" w:hAnsi="宋体" w:hint="eastAsia"/>
        </w:rPr>
        <w:t>用户：</w:t>
      </w:r>
      <w:r w:rsidR="00C31998">
        <w:rPr>
          <w:rFonts w:ascii="宋体" w:eastAsia="宋体" w:hAnsi="宋体" w:hint="eastAsia"/>
        </w:rPr>
        <w:t>经常体育锻炼的健身者、需要健身指导的初学者、专业的健身教练等</w:t>
      </w:r>
      <w:r>
        <w:rPr>
          <w:rFonts w:ascii="宋体" w:eastAsia="宋体" w:hAnsi="宋体" w:hint="eastAsia"/>
        </w:rPr>
        <w:t>。</w:t>
      </w:r>
    </w:p>
    <w:p w14:paraId="01A9CAE0" w14:textId="77777777" w:rsidR="001E646E" w:rsidRDefault="00000000">
      <w:pPr>
        <w:numPr>
          <w:ilvl w:val="0"/>
          <w:numId w:val="1"/>
        </w:numPr>
        <w:spacing w:line="360" w:lineRule="auto"/>
        <w:rPr>
          <w:rFonts w:ascii="宋体" w:eastAsia="宋体" w:hAnsi="宋体" w:hint="eastAsia"/>
        </w:rPr>
      </w:pPr>
      <w:r>
        <w:rPr>
          <w:rFonts w:ascii="宋体" w:eastAsia="宋体" w:hAnsi="宋体" w:hint="eastAsia"/>
        </w:rPr>
        <w:t>实现该软件的计算中心或计算机网络：南京航空航天大学计算中心。</w:t>
      </w:r>
    </w:p>
    <w:p w14:paraId="69D8A354" w14:textId="77777777" w:rsidR="001E646E" w:rsidRDefault="001E646E">
      <w:pPr>
        <w:rPr>
          <w:rFonts w:hint="eastAsia"/>
        </w:rPr>
      </w:pPr>
    </w:p>
    <w:p w14:paraId="36FEB0F3" w14:textId="77777777" w:rsidR="001E646E" w:rsidRPr="00E1561D" w:rsidRDefault="00000000">
      <w:pPr>
        <w:pStyle w:val="2"/>
        <w:rPr>
          <w:rFonts w:hint="eastAsia"/>
        </w:rPr>
      </w:pPr>
      <w:bookmarkStart w:id="6" w:name="_Toc148635488"/>
      <w:r w:rsidRPr="00E1561D">
        <w:rPr>
          <w:rFonts w:hint="eastAsia"/>
        </w:rPr>
        <w:t>3</w:t>
      </w:r>
      <w:r w:rsidRPr="00E1561D">
        <w:rPr>
          <w:rFonts w:hint="eastAsia"/>
        </w:rPr>
        <w:t>、定义</w:t>
      </w:r>
      <w:bookmarkEnd w:id="6"/>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6287"/>
      </w:tblGrid>
      <w:tr w:rsidR="001E646E" w:rsidRPr="00E1561D" w14:paraId="1E23FB9B" w14:textId="77777777">
        <w:trPr>
          <w:jc w:val="center"/>
        </w:trPr>
        <w:tc>
          <w:tcPr>
            <w:tcW w:w="2235" w:type="dxa"/>
          </w:tcPr>
          <w:p w14:paraId="63D71AA4" w14:textId="77777777" w:rsidR="001E646E" w:rsidRPr="00E1561D" w:rsidRDefault="00000000">
            <w:pPr>
              <w:spacing w:line="360" w:lineRule="auto"/>
              <w:jc w:val="center"/>
              <w:rPr>
                <w:rFonts w:ascii="宋体" w:eastAsia="宋体" w:hAnsi="宋体" w:hint="eastAsia"/>
              </w:rPr>
            </w:pPr>
            <w:r w:rsidRPr="00E1561D">
              <w:rPr>
                <w:rFonts w:ascii="宋体" w:eastAsia="宋体" w:hAnsi="宋体" w:hint="eastAsia"/>
              </w:rPr>
              <w:t>名称</w:t>
            </w:r>
          </w:p>
        </w:tc>
        <w:tc>
          <w:tcPr>
            <w:tcW w:w="6287" w:type="dxa"/>
          </w:tcPr>
          <w:p w14:paraId="4E25E08A" w14:textId="77777777" w:rsidR="001E646E" w:rsidRPr="00E1561D" w:rsidRDefault="00000000">
            <w:pPr>
              <w:spacing w:line="360" w:lineRule="auto"/>
              <w:jc w:val="center"/>
              <w:rPr>
                <w:rFonts w:ascii="宋体" w:eastAsia="宋体" w:hAnsi="宋体" w:hint="eastAsia"/>
              </w:rPr>
            </w:pPr>
            <w:r w:rsidRPr="00E1561D">
              <w:rPr>
                <w:rFonts w:ascii="宋体" w:eastAsia="宋体" w:hAnsi="宋体" w:hint="eastAsia"/>
              </w:rPr>
              <w:t>说明</w:t>
            </w:r>
          </w:p>
        </w:tc>
      </w:tr>
      <w:tr w:rsidR="001E646E" w:rsidRPr="00E1561D" w14:paraId="38706097" w14:textId="77777777">
        <w:trPr>
          <w:jc w:val="center"/>
        </w:trPr>
        <w:tc>
          <w:tcPr>
            <w:tcW w:w="2235" w:type="dxa"/>
            <w:vAlign w:val="center"/>
          </w:tcPr>
          <w:p w14:paraId="65782B3E" w14:textId="77777777" w:rsidR="001E646E" w:rsidRPr="00E1561D" w:rsidRDefault="00000000">
            <w:pPr>
              <w:spacing w:line="360" w:lineRule="auto"/>
              <w:jc w:val="center"/>
              <w:rPr>
                <w:rFonts w:ascii="宋体" w:eastAsia="宋体" w:hAnsi="宋体" w:hint="eastAsia"/>
              </w:rPr>
            </w:pPr>
            <w:r w:rsidRPr="00E1561D">
              <w:rPr>
                <w:rFonts w:ascii="宋体" w:eastAsia="宋体" w:hAnsi="宋体" w:hint="eastAsia"/>
              </w:rPr>
              <w:t>账号</w:t>
            </w:r>
          </w:p>
        </w:tc>
        <w:tc>
          <w:tcPr>
            <w:tcW w:w="6287" w:type="dxa"/>
          </w:tcPr>
          <w:p w14:paraId="4E1FE3BB" w14:textId="77777777" w:rsidR="001E646E" w:rsidRPr="00E1561D" w:rsidRDefault="00000000">
            <w:pPr>
              <w:spacing w:line="360" w:lineRule="auto"/>
              <w:jc w:val="left"/>
              <w:rPr>
                <w:rFonts w:ascii="宋体" w:eastAsia="宋体" w:hAnsi="宋体" w:hint="eastAsia"/>
              </w:rPr>
            </w:pPr>
            <w:r w:rsidRPr="00E1561D">
              <w:rPr>
                <w:rFonts w:ascii="宋体" w:eastAsia="宋体" w:hAnsi="宋体" w:hint="eastAsia"/>
              </w:rPr>
              <w:t>用户注册时登记的用户名（手机或邮箱）及密码</w:t>
            </w:r>
          </w:p>
        </w:tc>
      </w:tr>
      <w:tr w:rsidR="001E646E" w:rsidRPr="00E1561D" w14:paraId="3168A808" w14:textId="77777777">
        <w:trPr>
          <w:jc w:val="center"/>
        </w:trPr>
        <w:tc>
          <w:tcPr>
            <w:tcW w:w="2235" w:type="dxa"/>
            <w:vAlign w:val="center"/>
          </w:tcPr>
          <w:p w14:paraId="4A364AA9" w14:textId="77777777" w:rsidR="001E646E" w:rsidRPr="00E1561D" w:rsidRDefault="00000000">
            <w:pPr>
              <w:spacing w:line="360" w:lineRule="auto"/>
              <w:jc w:val="center"/>
              <w:rPr>
                <w:rFonts w:ascii="宋体" w:eastAsia="宋体" w:hAnsi="宋体" w:hint="eastAsia"/>
              </w:rPr>
            </w:pPr>
            <w:r w:rsidRPr="00E1561D">
              <w:rPr>
                <w:rFonts w:ascii="宋体" w:eastAsia="宋体" w:hAnsi="宋体" w:hint="eastAsia"/>
              </w:rPr>
              <w:t>用户分类</w:t>
            </w:r>
          </w:p>
        </w:tc>
        <w:tc>
          <w:tcPr>
            <w:tcW w:w="6287" w:type="dxa"/>
          </w:tcPr>
          <w:p w14:paraId="1FDB0C04" w14:textId="77777777" w:rsidR="001E646E" w:rsidRPr="00E1561D" w:rsidRDefault="00000000">
            <w:pPr>
              <w:spacing w:line="360" w:lineRule="auto"/>
              <w:jc w:val="left"/>
              <w:rPr>
                <w:rFonts w:ascii="宋体" w:eastAsia="宋体" w:hAnsi="宋体" w:hint="eastAsia"/>
              </w:rPr>
            </w:pPr>
            <w:r w:rsidRPr="00E1561D">
              <w:rPr>
                <w:rFonts w:ascii="宋体" w:eastAsia="宋体" w:hAnsi="宋体" w:hint="eastAsia"/>
              </w:rPr>
              <w:t>用户、管理员</w:t>
            </w:r>
          </w:p>
        </w:tc>
      </w:tr>
      <w:tr w:rsidR="001E646E" w:rsidRPr="00E1561D" w14:paraId="4DC8B5D1" w14:textId="77777777">
        <w:trPr>
          <w:jc w:val="center"/>
        </w:trPr>
        <w:tc>
          <w:tcPr>
            <w:tcW w:w="2235" w:type="dxa"/>
            <w:vAlign w:val="center"/>
          </w:tcPr>
          <w:p w14:paraId="170305B0" w14:textId="77777777" w:rsidR="001E646E" w:rsidRPr="00E1561D" w:rsidRDefault="00000000">
            <w:pPr>
              <w:spacing w:line="360" w:lineRule="auto"/>
              <w:jc w:val="center"/>
              <w:rPr>
                <w:rFonts w:ascii="宋体" w:eastAsia="宋体" w:hAnsi="宋体" w:hint="eastAsia"/>
              </w:rPr>
            </w:pPr>
            <w:r w:rsidRPr="00E1561D">
              <w:rPr>
                <w:rFonts w:ascii="宋体" w:eastAsia="宋体" w:hAnsi="宋体" w:hint="eastAsia"/>
              </w:rPr>
              <w:t>账户信息管理</w:t>
            </w:r>
          </w:p>
        </w:tc>
        <w:tc>
          <w:tcPr>
            <w:tcW w:w="6287" w:type="dxa"/>
          </w:tcPr>
          <w:p w14:paraId="69FDEF0D" w14:textId="77777777" w:rsidR="001E646E" w:rsidRPr="00E1561D" w:rsidRDefault="00000000">
            <w:pPr>
              <w:spacing w:line="360" w:lineRule="auto"/>
              <w:jc w:val="left"/>
              <w:rPr>
                <w:rFonts w:ascii="宋体" w:eastAsia="宋体" w:hAnsi="宋体" w:hint="eastAsia"/>
              </w:rPr>
            </w:pPr>
            <w:r w:rsidRPr="00E1561D">
              <w:rPr>
                <w:rFonts w:ascii="宋体" w:eastAsia="宋体" w:hAnsi="宋体" w:hint="eastAsia"/>
              </w:rPr>
              <w:t>用户与管理员都可通过该模块对自己的信息进行增加、查询、修改、删除操作，</w:t>
            </w:r>
            <w:r w:rsidRPr="00632ECA">
              <w:rPr>
                <w:rFonts w:ascii="宋体" w:eastAsia="宋体" w:hAnsi="宋体" w:hint="eastAsia"/>
              </w:rPr>
              <w:t>分别对应注册、登录、修改用户信息及找回密码、注销，</w:t>
            </w:r>
            <w:r w:rsidRPr="00E1561D">
              <w:rPr>
                <w:rFonts w:ascii="宋体" w:eastAsia="宋体" w:hAnsi="宋体" w:hint="eastAsia"/>
              </w:rPr>
              <w:t>管理员拥有对所有用户的信息进行各项操作的权限</w:t>
            </w:r>
          </w:p>
        </w:tc>
      </w:tr>
      <w:tr w:rsidR="001E646E" w:rsidRPr="00E1561D" w14:paraId="2EF9E5A3" w14:textId="77777777">
        <w:trPr>
          <w:jc w:val="center"/>
        </w:trPr>
        <w:tc>
          <w:tcPr>
            <w:tcW w:w="2235" w:type="dxa"/>
            <w:vAlign w:val="center"/>
          </w:tcPr>
          <w:p w14:paraId="27F3E294" w14:textId="6BBEDDD2" w:rsidR="001E646E" w:rsidRPr="00E1561D" w:rsidRDefault="00E1561D">
            <w:pPr>
              <w:spacing w:line="360" w:lineRule="auto"/>
              <w:jc w:val="center"/>
              <w:rPr>
                <w:rFonts w:ascii="宋体" w:eastAsia="宋体" w:hAnsi="宋体" w:hint="eastAsia"/>
              </w:rPr>
            </w:pPr>
            <w:bookmarkStart w:id="7" w:name="_Hlk148548453"/>
            <w:r w:rsidRPr="00632ECA">
              <w:rPr>
                <w:rFonts w:ascii="宋体" w:eastAsia="宋体" w:hAnsi="宋体" w:hint="eastAsia"/>
              </w:rPr>
              <w:t>增加打卡记录</w:t>
            </w:r>
          </w:p>
        </w:tc>
        <w:tc>
          <w:tcPr>
            <w:tcW w:w="6287" w:type="dxa"/>
          </w:tcPr>
          <w:p w14:paraId="5247FE76" w14:textId="2C063B24" w:rsidR="001E646E" w:rsidRPr="00E1561D" w:rsidRDefault="00E1561D">
            <w:pPr>
              <w:spacing w:line="360" w:lineRule="auto"/>
              <w:jc w:val="left"/>
              <w:rPr>
                <w:rFonts w:ascii="宋体" w:eastAsia="宋体" w:hAnsi="宋体" w:hint="eastAsia"/>
              </w:rPr>
            </w:pPr>
            <w:r w:rsidRPr="00792E69">
              <w:rPr>
                <w:rFonts w:ascii="宋体" w:eastAsia="宋体" w:hAnsi="宋体" w:hint="eastAsia"/>
              </w:rPr>
              <w:t>用户运动时添加打卡记录，包括日期、运动类型、运动量、运动时长、消耗的卡路里等信息</w:t>
            </w:r>
          </w:p>
        </w:tc>
      </w:tr>
      <w:tr w:rsidR="001E646E" w:rsidRPr="00E1561D" w14:paraId="36F28B2F" w14:textId="77777777">
        <w:trPr>
          <w:jc w:val="center"/>
        </w:trPr>
        <w:tc>
          <w:tcPr>
            <w:tcW w:w="2235" w:type="dxa"/>
            <w:vAlign w:val="center"/>
          </w:tcPr>
          <w:p w14:paraId="43EB5FDA" w14:textId="10A7DF34" w:rsidR="001E646E" w:rsidRPr="00632ECA" w:rsidRDefault="00E1561D">
            <w:pPr>
              <w:spacing w:line="360" w:lineRule="auto"/>
              <w:jc w:val="center"/>
              <w:rPr>
                <w:rFonts w:ascii="宋体" w:eastAsia="宋体" w:hAnsi="宋体" w:hint="eastAsia"/>
              </w:rPr>
            </w:pPr>
            <w:r w:rsidRPr="00632ECA">
              <w:rPr>
                <w:rFonts w:ascii="宋体" w:eastAsia="宋体" w:hAnsi="宋体" w:hint="eastAsia"/>
              </w:rPr>
              <w:t>删除打卡记录</w:t>
            </w:r>
          </w:p>
        </w:tc>
        <w:tc>
          <w:tcPr>
            <w:tcW w:w="6287" w:type="dxa"/>
          </w:tcPr>
          <w:p w14:paraId="37C90C88" w14:textId="6DB7C5B1" w:rsidR="001E646E" w:rsidRPr="00E1561D" w:rsidRDefault="00E1561D">
            <w:pPr>
              <w:spacing w:line="360" w:lineRule="auto"/>
              <w:jc w:val="left"/>
              <w:rPr>
                <w:rFonts w:ascii="宋体" w:eastAsia="宋体" w:hAnsi="宋体" w:hint="eastAsia"/>
              </w:rPr>
            </w:pPr>
            <w:r w:rsidRPr="00792E69">
              <w:rPr>
                <w:rFonts w:ascii="宋体" w:eastAsia="宋体" w:hAnsi="宋体" w:hint="eastAsia"/>
              </w:rPr>
              <w:t>用户可以删除自己创建的打卡记录</w:t>
            </w:r>
          </w:p>
        </w:tc>
      </w:tr>
      <w:tr w:rsidR="001E646E" w:rsidRPr="00E1561D" w14:paraId="7901F72F" w14:textId="77777777">
        <w:trPr>
          <w:jc w:val="center"/>
        </w:trPr>
        <w:tc>
          <w:tcPr>
            <w:tcW w:w="2235" w:type="dxa"/>
            <w:vAlign w:val="center"/>
          </w:tcPr>
          <w:p w14:paraId="11D25262" w14:textId="10A5410C" w:rsidR="001E646E" w:rsidRPr="00632ECA" w:rsidRDefault="00E1561D">
            <w:pPr>
              <w:spacing w:line="360" w:lineRule="auto"/>
              <w:jc w:val="center"/>
              <w:rPr>
                <w:rFonts w:ascii="宋体" w:eastAsia="宋体" w:hAnsi="宋体" w:hint="eastAsia"/>
              </w:rPr>
            </w:pPr>
            <w:r w:rsidRPr="00632ECA">
              <w:rPr>
                <w:rFonts w:ascii="宋体" w:eastAsia="宋体" w:hAnsi="宋体" w:hint="eastAsia"/>
              </w:rPr>
              <w:lastRenderedPageBreak/>
              <w:t>查看打卡记录</w:t>
            </w:r>
          </w:p>
        </w:tc>
        <w:tc>
          <w:tcPr>
            <w:tcW w:w="6287" w:type="dxa"/>
          </w:tcPr>
          <w:p w14:paraId="4CAF37F1" w14:textId="7F46E907" w:rsidR="001E646E" w:rsidRPr="00E1561D" w:rsidRDefault="00E1561D">
            <w:pPr>
              <w:spacing w:line="360" w:lineRule="auto"/>
              <w:jc w:val="left"/>
              <w:rPr>
                <w:rFonts w:ascii="宋体" w:eastAsia="宋体" w:hAnsi="宋体" w:hint="eastAsia"/>
              </w:rPr>
            </w:pPr>
            <w:r w:rsidRPr="00792E69">
              <w:rPr>
                <w:rFonts w:ascii="宋体" w:eastAsia="宋体" w:hAnsi="宋体" w:hint="eastAsia"/>
              </w:rPr>
              <w:t>用户可以查看自己所有的打卡记录</w:t>
            </w:r>
          </w:p>
        </w:tc>
      </w:tr>
      <w:tr w:rsidR="001E646E" w:rsidRPr="00E1561D" w14:paraId="041AE447" w14:textId="77777777">
        <w:trPr>
          <w:jc w:val="center"/>
        </w:trPr>
        <w:tc>
          <w:tcPr>
            <w:tcW w:w="2235" w:type="dxa"/>
            <w:vAlign w:val="center"/>
          </w:tcPr>
          <w:p w14:paraId="5B74AFB9" w14:textId="02F5146A" w:rsidR="001E646E" w:rsidRPr="00632ECA" w:rsidRDefault="00E1561D">
            <w:pPr>
              <w:spacing w:line="360" w:lineRule="auto"/>
              <w:jc w:val="center"/>
              <w:rPr>
                <w:rFonts w:ascii="宋体" w:eastAsia="宋体" w:hAnsi="宋体" w:hint="eastAsia"/>
              </w:rPr>
            </w:pPr>
            <w:r w:rsidRPr="00632ECA">
              <w:rPr>
                <w:rFonts w:ascii="宋体" w:eastAsia="宋体" w:hAnsi="宋体" w:hint="eastAsia"/>
              </w:rPr>
              <w:t>按照日期查询打卡记录</w:t>
            </w:r>
          </w:p>
        </w:tc>
        <w:tc>
          <w:tcPr>
            <w:tcW w:w="6287" w:type="dxa"/>
          </w:tcPr>
          <w:p w14:paraId="26862A8B" w14:textId="5C481594" w:rsidR="001E646E" w:rsidRPr="00E1561D" w:rsidRDefault="00E1561D">
            <w:pPr>
              <w:spacing w:line="360" w:lineRule="auto"/>
              <w:jc w:val="left"/>
              <w:rPr>
                <w:rFonts w:ascii="宋体" w:eastAsia="宋体" w:hAnsi="宋体" w:hint="eastAsia"/>
              </w:rPr>
            </w:pPr>
            <w:r w:rsidRPr="00792E69">
              <w:rPr>
                <w:rFonts w:ascii="宋体" w:eastAsia="宋体" w:hAnsi="宋体" w:hint="eastAsia"/>
              </w:rPr>
              <w:t>用户可按日期筛选打卡记录，方便明确某天的具体运动情况</w:t>
            </w:r>
          </w:p>
        </w:tc>
      </w:tr>
      <w:tr w:rsidR="001E646E" w:rsidRPr="00E1561D" w14:paraId="025AACA3" w14:textId="77777777">
        <w:trPr>
          <w:jc w:val="center"/>
        </w:trPr>
        <w:tc>
          <w:tcPr>
            <w:tcW w:w="2235" w:type="dxa"/>
            <w:vAlign w:val="center"/>
          </w:tcPr>
          <w:p w14:paraId="16B419BD" w14:textId="5719C802" w:rsidR="001E646E" w:rsidRPr="00632ECA" w:rsidRDefault="00632ECA">
            <w:pPr>
              <w:spacing w:line="360" w:lineRule="auto"/>
              <w:jc w:val="center"/>
              <w:rPr>
                <w:rFonts w:ascii="宋体" w:eastAsia="宋体" w:hAnsi="宋体" w:hint="eastAsia"/>
              </w:rPr>
            </w:pPr>
            <w:r w:rsidRPr="00632ECA">
              <w:rPr>
                <w:rFonts w:ascii="宋体" w:eastAsia="宋体" w:hAnsi="宋体" w:hint="eastAsia"/>
              </w:rPr>
              <w:t>创建训练计划</w:t>
            </w:r>
          </w:p>
        </w:tc>
        <w:tc>
          <w:tcPr>
            <w:tcW w:w="6287" w:type="dxa"/>
          </w:tcPr>
          <w:p w14:paraId="164C2601" w14:textId="324D4BD8" w:rsidR="001E646E" w:rsidRPr="00E1561D" w:rsidRDefault="00632ECA">
            <w:pPr>
              <w:spacing w:line="360" w:lineRule="auto"/>
              <w:jc w:val="left"/>
              <w:rPr>
                <w:rFonts w:ascii="宋体" w:eastAsia="宋体" w:hAnsi="宋体" w:hint="eastAsia"/>
              </w:rPr>
            </w:pPr>
            <w:r>
              <w:rPr>
                <w:rFonts w:ascii="宋体" w:eastAsia="宋体" w:hAnsi="宋体" w:hint="eastAsia"/>
              </w:rPr>
              <w:t>用户可根据自身需求或参考他人方案创建训练计划</w:t>
            </w:r>
          </w:p>
        </w:tc>
      </w:tr>
      <w:tr w:rsidR="001E646E" w:rsidRPr="00E1561D" w14:paraId="725B9EC7" w14:textId="77777777">
        <w:trPr>
          <w:jc w:val="center"/>
        </w:trPr>
        <w:tc>
          <w:tcPr>
            <w:tcW w:w="2235" w:type="dxa"/>
            <w:vAlign w:val="center"/>
          </w:tcPr>
          <w:p w14:paraId="6B9DAC80" w14:textId="404BFA4E" w:rsidR="001E646E" w:rsidRPr="00632ECA" w:rsidRDefault="00632ECA">
            <w:pPr>
              <w:spacing w:line="360" w:lineRule="auto"/>
              <w:jc w:val="center"/>
              <w:rPr>
                <w:rFonts w:ascii="宋体" w:eastAsia="宋体" w:hAnsi="宋体" w:hint="eastAsia"/>
              </w:rPr>
            </w:pPr>
            <w:r w:rsidRPr="00632ECA">
              <w:rPr>
                <w:rFonts w:ascii="宋体" w:eastAsia="宋体" w:hAnsi="宋体" w:hint="eastAsia"/>
              </w:rPr>
              <w:t>收藏与启用计划</w:t>
            </w:r>
          </w:p>
        </w:tc>
        <w:tc>
          <w:tcPr>
            <w:tcW w:w="6287" w:type="dxa"/>
          </w:tcPr>
          <w:p w14:paraId="1AEF88B1" w14:textId="6B66F32F" w:rsidR="001E646E" w:rsidRPr="00E1561D" w:rsidRDefault="00632ECA">
            <w:pPr>
              <w:spacing w:line="360" w:lineRule="auto"/>
              <w:jc w:val="left"/>
              <w:rPr>
                <w:rFonts w:ascii="宋体" w:eastAsia="宋体" w:hAnsi="宋体" w:hint="eastAsia"/>
              </w:rPr>
            </w:pPr>
            <w:r w:rsidRPr="00632ECA">
              <w:rPr>
                <w:rFonts w:ascii="宋体" w:eastAsia="宋体" w:hAnsi="宋体" w:hint="eastAsia"/>
              </w:rPr>
              <w:t>用户可以将感兴趣的公共</w:t>
            </w:r>
            <w:del w:id="8" w:author="xf s" w:date="2025-10-31T15:35:00Z" w16du:dateUtc="2025-10-31T07:35:00Z">
              <w:r w:rsidRPr="00632ECA" w:rsidDel="00AB553F">
                <w:rPr>
                  <w:rFonts w:ascii="宋体" w:eastAsia="宋体" w:hAnsi="宋体" w:hint="eastAsia"/>
                </w:rPr>
                <w:delText>教练</w:delText>
              </w:r>
            </w:del>
            <w:r w:rsidRPr="00632ECA">
              <w:rPr>
                <w:rFonts w:ascii="宋体" w:eastAsia="宋体" w:hAnsi="宋体" w:hint="eastAsia"/>
              </w:rPr>
              <w:t>计划或系统计划收藏至个人收藏夹</w:t>
            </w:r>
          </w:p>
        </w:tc>
      </w:tr>
      <w:bookmarkEnd w:id="7"/>
      <w:tr w:rsidR="001E646E" w:rsidRPr="00E1561D" w14:paraId="4F79141E" w14:textId="77777777">
        <w:trPr>
          <w:jc w:val="center"/>
        </w:trPr>
        <w:tc>
          <w:tcPr>
            <w:tcW w:w="2235" w:type="dxa"/>
            <w:vAlign w:val="center"/>
          </w:tcPr>
          <w:p w14:paraId="3FE72623" w14:textId="5D415033" w:rsidR="001E646E" w:rsidRPr="00632ECA" w:rsidRDefault="00632ECA">
            <w:pPr>
              <w:spacing w:line="360" w:lineRule="auto"/>
              <w:jc w:val="center"/>
              <w:rPr>
                <w:rFonts w:ascii="宋体" w:eastAsia="宋体" w:hAnsi="宋体" w:hint="eastAsia"/>
              </w:rPr>
            </w:pPr>
            <w:r w:rsidRPr="00632ECA">
              <w:rPr>
                <w:rFonts w:ascii="宋体" w:eastAsia="宋体" w:hAnsi="宋体" w:hint="eastAsia"/>
              </w:rPr>
              <w:t>查看与搜索训练计划</w:t>
            </w:r>
          </w:p>
        </w:tc>
        <w:tc>
          <w:tcPr>
            <w:tcW w:w="6287" w:type="dxa"/>
          </w:tcPr>
          <w:p w14:paraId="21AEF1A5" w14:textId="637D9C58" w:rsidR="001E646E" w:rsidRPr="00E1561D" w:rsidRDefault="00632ECA">
            <w:pPr>
              <w:spacing w:line="360" w:lineRule="auto"/>
              <w:jc w:val="left"/>
              <w:rPr>
                <w:rFonts w:ascii="宋体" w:eastAsia="宋体" w:hAnsi="宋体" w:hint="eastAsia"/>
              </w:rPr>
            </w:pPr>
            <w:r w:rsidRPr="00632ECA">
              <w:rPr>
                <w:rFonts w:ascii="宋体" w:eastAsia="宋体" w:hAnsi="宋体" w:hint="eastAsia"/>
              </w:rPr>
              <w:t>用户可在一个统一的页面查看自己所有的训练计划</w:t>
            </w:r>
          </w:p>
        </w:tc>
      </w:tr>
      <w:tr w:rsidR="001E646E" w:rsidRPr="00E1561D" w14:paraId="3C9E2D3D" w14:textId="77777777">
        <w:trPr>
          <w:jc w:val="center"/>
        </w:trPr>
        <w:tc>
          <w:tcPr>
            <w:tcW w:w="2235" w:type="dxa"/>
            <w:vAlign w:val="center"/>
          </w:tcPr>
          <w:p w14:paraId="7305A02E" w14:textId="47D4DAA6" w:rsidR="001E646E" w:rsidRPr="00632ECA" w:rsidRDefault="00632ECA">
            <w:pPr>
              <w:spacing w:line="360" w:lineRule="auto"/>
              <w:jc w:val="center"/>
              <w:rPr>
                <w:rFonts w:ascii="宋体" w:eastAsia="宋体" w:hAnsi="宋体" w:hint="eastAsia"/>
              </w:rPr>
            </w:pPr>
            <w:r w:rsidRPr="00632ECA">
              <w:rPr>
                <w:rFonts w:ascii="宋体" w:eastAsia="宋体" w:hAnsi="宋体" w:hint="eastAsia"/>
              </w:rPr>
              <w:t>分享训练计划</w:t>
            </w:r>
          </w:p>
        </w:tc>
        <w:tc>
          <w:tcPr>
            <w:tcW w:w="6287" w:type="dxa"/>
          </w:tcPr>
          <w:p w14:paraId="39DF0A62" w14:textId="192A1553" w:rsidR="001E646E" w:rsidRPr="00E1561D" w:rsidRDefault="00632ECA">
            <w:pPr>
              <w:spacing w:line="360" w:lineRule="auto"/>
              <w:jc w:val="left"/>
              <w:rPr>
                <w:rFonts w:ascii="宋体" w:eastAsia="宋体" w:hAnsi="宋体" w:hint="eastAsia"/>
              </w:rPr>
            </w:pPr>
            <w:r w:rsidRPr="00632ECA">
              <w:rPr>
                <w:rFonts w:ascii="宋体" w:eastAsia="宋体" w:hAnsi="宋体" w:hint="eastAsia"/>
              </w:rPr>
              <w:t>用户可以将自己创建或正在执行的计划生成分享链接或海报进行分享</w:t>
            </w:r>
          </w:p>
        </w:tc>
      </w:tr>
      <w:tr w:rsidR="001E646E" w:rsidRPr="00E1561D" w14:paraId="007EE1AE" w14:textId="77777777">
        <w:trPr>
          <w:jc w:val="center"/>
        </w:trPr>
        <w:tc>
          <w:tcPr>
            <w:tcW w:w="2235" w:type="dxa"/>
            <w:vAlign w:val="center"/>
          </w:tcPr>
          <w:p w14:paraId="1B3A5C9F" w14:textId="1D37B52F" w:rsidR="001E646E" w:rsidRPr="00632ECA" w:rsidRDefault="00632ECA">
            <w:pPr>
              <w:spacing w:line="360" w:lineRule="auto"/>
              <w:jc w:val="center"/>
              <w:rPr>
                <w:rFonts w:ascii="宋体" w:eastAsia="宋体" w:hAnsi="宋体" w:hint="eastAsia"/>
              </w:rPr>
            </w:pPr>
            <w:r w:rsidRPr="00632ECA">
              <w:rPr>
                <w:rFonts w:ascii="宋体" w:eastAsia="宋体" w:hAnsi="宋体" w:hint="eastAsia"/>
              </w:rPr>
              <w:t>执行计划</w:t>
            </w:r>
          </w:p>
        </w:tc>
        <w:tc>
          <w:tcPr>
            <w:tcW w:w="6287" w:type="dxa"/>
          </w:tcPr>
          <w:p w14:paraId="290002F9" w14:textId="30968E4C" w:rsidR="001E646E" w:rsidRPr="00E1561D" w:rsidRDefault="00632ECA">
            <w:pPr>
              <w:spacing w:line="360" w:lineRule="auto"/>
              <w:jc w:val="left"/>
              <w:rPr>
                <w:rFonts w:ascii="宋体" w:eastAsia="宋体" w:hAnsi="宋体" w:hint="eastAsia"/>
              </w:rPr>
            </w:pPr>
            <w:r w:rsidRPr="00632ECA">
              <w:rPr>
                <w:rFonts w:ascii="宋体" w:eastAsia="宋体" w:hAnsi="宋体" w:hint="eastAsia"/>
              </w:rPr>
              <w:t>系统会在用户设定的时间推送提醒进行打卡</w:t>
            </w:r>
          </w:p>
        </w:tc>
      </w:tr>
      <w:tr w:rsidR="001E646E" w:rsidRPr="00E1561D" w14:paraId="4238257D" w14:textId="77777777">
        <w:trPr>
          <w:jc w:val="center"/>
        </w:trPr>
        <w:tc>
          <w:tcPr>
            <w:tcW w:w="2235" w:type="dxa"/>
            <w:vAlign w:val="center"/>
          </w:tcPr>
          <w:p w14:paraId="1EA46DCF" w14:textId="34ED2B9F" w:rsidR="001E646E" w:rsidRPr="00632ECA" w:rsidRDefault="00632ECA">
            <w:pPr>
              <w:spacing w:line="360" w:lineRule="auto"/>
              <w:jc w:val="center"/>
              <w:rPr>
                <w:rFonts w:ascii="宋体" w:eastAsia="宋体" w:hAnsi="宋体" w:hint="eastAsia"/>
              </w:rPr>
            </w:pPr>
            <w:r w:rsidRPr="00632ECA">
              <w:rPr>
                <w:rFonts w:ascii="宋体" w:eastAsia="宋体" w:hAnsi="宋体" w:hint="eastAsia"/>
              </w:rPr>
              <w:t>删除计划</w:t>
            </w:r>
          </w:p>
        </w:tc>
        <w:tc>
          <w:tcPr>
            <w:tcW w:w="6287" w:type="dxa"/>
          </w:tcPr>
          <w:p w14:paraId="25156E60" w14:textId="67C8754B" w:rsidR="001E646E" w:rsidRPr="00E1561D" w:rsidRDefault="00632ECA">
            <w:pPr>
              <w:spacing w:line="360" w:lineRule="auto"/>
              <w:jc w:val="left"/>
              <w:rPr>
                <w:rFonts w:ascii="宋体" w:eastAsia="宋体" w:hAnsi="宋体" w:hint="eastAsia"/>
              </w:rPr>
            </w:pPr>
            <w:r w:rsidRPr="00632ECA">
              <w:rPr>
                <w:rFonts w:ascii="宋体" w:eastAsia="宋体" w:hAnsi="宋体" w:hint="eastAsia"/>
              </w:rPr>
              <w:t>可以删除自己创建的、未开始的或已完成的计划</w:t>
            </w:r>
          </w:p>
        </w:tc>
      </w:tr>
      <w:tr w:rsidR="001E646E" w:rsidRPr="00E1561D" w14:paraId="639B7573" w14:textId="77777777">
        <w:trPr>
          <w:jc w:val="center"/>
        </w:trPr>
        <w:tc>
          <w:tcPr>
            <w:tcW w:w="2235" w:type="dxa"/>
            <w:vAlign w:val="center"/>
          </w:tcPr>
          <w:p w14:paraId="7F030EFA" w14:textId="6DB0C6B0" w:rsidR="001E646E" w:rsidRPr="00632ECA" w:rsidRDefault="00632ECA">
            <w:pPr>
              <w:spacing w:line="360" w:lineRule="auto"/>
              <w:jc w:val="center"/>
              <w:rPr>
                <w:rFonts w:ascii="宋体" w:eastAsia="宋体" w:hAnsi="宋体" w:hint="eastAsia"/>
              </w:rPr>
            </w:pPr>
            <w:r w:rsidRPr="00632ECA">
              <w:rPr>
                <w:rFonts w:ascii="宋体" w:eastAsia="宋体" w:hAnsi="宋体" w:hint="eastAsia"/>
              </w:rPr>
              <w:t>编辑、发送信息</w:t>
            </w:r>
          </w:p>
        </w:tc>
        <w:tc>
          <w:tcPr>
            <w:tcW w:w="6287" w:type="dxa"/>
          </w:tcPr>
          <w:p w14:paraId="336277D2" w14:textId="4C15230A" w:rsidR="001E646E" w:rsidRPr="00632ECA" w:rsidRDefault="00632ECA" w:rsidP="00632ECA">
            <w:pPr>
              <w:spacing w:line="360" w:lineRule="auto"/>
              <w:rPr>
                <w:rFonts w:ascii="宋体" w:eastAsia="宋体" w:hAnsi="宋体" w:hint="eastAsia"/>
              </w:rPr>
            </w:pPr>
            <w:r w:rsidRPr="003A55C3">
              <w:rPr>
                <w:rFonts w:ascii="宋体" w:eastAsia="宋体" w:hAnsi="宋体" w:hint="eastAsia"/>
              </w:rPr>
              <w:t>用户可以在编辑框中编辑文字信息或发送图片、视频等文件</w:t>
            </w:r>
          </w:p>
        </w:tc>
      </w:tr>
      <w:tr w:rsidR="001E646E" w:rsidRPr="00E1561D" w14:paraId="1A78C52C" w14:textId="77777777">
        <w:trPr>
          <w:jc w:val="center"/>
        </w:trPr>
        <w:tc>
          <w:tcPr>
            <w:tcW w:w="2235" w:type="dxa"/>
            <w:vAlign w:val="center"/>
          </w:tcPr>
          <w:p w14:paraId="5DF5A587" w14:textId="21F75723" w:rsidR="001E646E" w:rsidRPr="00632ECA" w:rsidRDefault="00632ECA">
            <w:pPr>
              <w:spacing w:line="360" w:lineRule="auto"/>
              <w:jc w:val="center"/>
              <w:rPr>
                <w:rFonts w:ascii="宋体" w:eastAsia="宋体" w:hAnsi="宋体" w:hint="eastAsia"/>
              </w:rPr>
            </w:pPr>
            <w:r w:rsidRPr="00632ECA">
              <w:rPr>
                <w:rFonts w:ascii="宋体" w:eastAsia="宋体" w:hAnsi="宋体" w:hint="eastAsia"/>
              </w:rPr>
              <w:t>撤回信息</w:t>
            </w:r>
          </w:p>
        </w:tc>
        <w:tc>
          <w:tcPr>
            <w:tcW w:w="6287" w:type="dxa"/>
          </w:tcPr>
          <w:p w14:paraId="33DC0356" w14:textId="3BF6D138" w:rsidR="001E646E" w:rsidRPr="00632ECA" w:rsidRDefault="00632ECA">
            <w:pPr>
              <w:spacing w:line="360" w:lineRule="auto"/>
              <w:jc w:val="left"/>
              <w:rPr>
                <w:rFonts w:ascii="宋体" w:eastAsia="宋体" w:hAnsi="宋体" w:hint="eastAsia"/>
              </w:rPr>
            </w:pPr>
            <w:r w:rsidRPr="00632ECA">
              <w:rPr>
                <w:rFonts w:ascii="宋体" w:eastAsia="宋体" w:hAnsi="宋体" w:hint="eastAsia"/>
              </w:rPr>
              <w:t>用户可以对两分钟内自己已发送的信息撤回</w:t>
            </w:r>
          </w:p>
        </w:tc>
      </w:tr>
      <w:tr w:rsidR="001E646E" w:rsidRPr="00E1561D" w14:paraId="79366FA8" w14:textId="77777777">
        <w:trPr>
          <w:jc w:val="center"/>
        </w:trPr>
        <w:tc>
          <w:tcPr>
            <w:tcW w:w="2235" w:type="dxa"/>
            <w:vAlign w:val="center"/>
          </w:tcPr>
          <w:p w14:paraId="2630F50A" w14:textId="77777777" w:rsidR="001E646E" w:rsidRPr="00632ECA" w:rsidRDefault="00000000">
            <w:pPr>
              <w:spacing w:line="360" w:lineRule="auto"/>
              <w:jc w:val="center"/>
              <w:rPr>
                <w:rFonts w:ascii="宋体" w:eastAsia="宋体" w:hAnsi="宋体" w:hint="eastAsia"/>
              </w:rPr>
            </w:pPr>
            <w:r w:rsidRPr="00632ECA">
              <w:rPr>
                <w:rFonts w:ascii="宋体" w:eastAsia="宋体" w:hAnsi="宋体" w:hint="eastAsia"/>
              </w:rPr>
              <w:t>发布主题帖</w:t>
            </w:r>
          </w:p>
        </w:tc>
        <w:tc>
          <w:tcPr>
            <w:tcW w:w="6287" w:type="dxa"/>
          </w:tcPr>
          <w:p w14:paraId="3F35421F" w14:textId="77777777" w:rsidR="001E646E" w:rsidRPr="00E1561D" w:rsidRDefault="00000000">
            <w:pPr>
              <w:spacing w:line="360" w:lineRule="auto"/>
              <w:jc w:val="left"/>
              <w:rPr>
                <w:rFonts w:ascii="宋体" w:eastAsia="宋体" w:hAnsi="宋体" w:hint="eastAsia"/>
              </w:rPr>
            </w:pPr>
            <w:r w:rsidRPr="00E1561D">
              <w:rPr>
                <w:rFonts w:ascii="宋体" w:eastAsia="宋体" w:hAnsi="宋体" w:hint="eastAsia"/>
              </w:rPr>
              <w:t>用户可在相应的已结束的志愿活动下发布相关主题帖</w:t>
            </w:r>
          </w:p>
        </w:tc>
      </w:tr>
      <w:tr w:rsidR="001E646E" w:rsidRPr="00E1561D" w14:paraId="2BB86F90" w14:textId="77777777">
        <w:trPr>
          <w:jc w:val="center"/>
        </w:trPr>
        <w:tc>
          <w:tcPr>
            <w:tcW w:w="2235" w:type="dxa"/>
            <w:vAlign w:val="center"/>
          </w:tcPr>
          <w:p w14:paraId="38667C6A" w14:textId="77777777" w:rsidR="001E646E" w:rsidRPr="00632ECA" w:rsidRDefault="00000000">
            <w:pPr>
              <w:spacing w:line="360" w:lineRule="auto"/>
              <w:jc w:val="center"/>
              <w:rPr>
                <w:rFonts w:ascii="宋体" w:eastAsia="宋体" w:hAnsi="宋体" w:hint="eastAsia"/>
              </w:rPr>
            </w:pPr>
            <w:r w:rsidRPr="00632ECA">
              <w:rPr>
                <w:rFonts w:ascii="宋体" w:eastAsia="宋体" w:hAnsi="宋体" w:hint="eastAsia"/>
              </w:rPr>
              <w:t>审核主题帖</w:t>
            </w:r>
          </w:p>
        </w:tc>
        <w:tc>
          <w:tcPr>
            <w:tcW w:w="6287" w:type="dxa"/>
          </w:tcPr>
          <w:p w14:paraId="4EBFB610" w14:textId="77777777" w:rsidR="001E646E" w:rsidRPr="00E1561D" w:rsidRDefault="00000000">
            <w:pPr>
              <w:spacing w:line="360" w:lineRule="auto"/>
              <w:jc w:val="left"/>
              <w:rPr>
                <w:rFonts w:ascii="宋体" w:eastAsia="宋体" w:hAnsi="宋体" w:hint="eastAsia"/>
              </w:rPr>
            </w:pPr>
            <w:r w:rsidRPr="00E1561D">
              <w:rPr>
                <w:rFonts w:ascii="宋体" w:eastAsia="宋体" w:hAnsi="宋体" w:hint="eastAsia"/>
              </w:rPr>
              <w:t>管理员审核用户发布的主题帖，可以选择通过或退回</w:t>
            </w:r>
          </w:p>
        </w:tc>
      </w:tr>
      <w:tr w:rsidR="001E646E" w:rsidRPr="00E1561D" w14:paraId="52D56852" w14:textId="77777777">
        <w:trPr>
          <w:jc w:val="center"/>
        </w:trPr>
        <w:tc>
          <w:tcPr>
            <w:tcW w:w="2235" w:type="dxa"/>
            <w:vAlign w:val="center"/>
          </w:tcPr>
          <w:p w14:paraId="5D9CA26E" w14:textId="77777777" w:rsidR="001E646E" w:rsidRPr="00632ECA" w:rsidRDefault="00000000">
            <w:pPr>
              <w:spacing w:line="360" w:lineRule="auto"/>
              <w:jc w:val="center"/>
              <w:rPr>
                <w:rFonts w:ascii="宋体" w:eastAsia="宋体" w:hAnsi="宋体" w:hint="eastAsia"/>
              </w:rPr>
            </w:pPr>
            <w:r w:rsidRPr="00632ECA">
              <w:rPr>
                <w:rFonts w:ascii="宋体" w:eastAsia="宋体" w:hAnsi="宋体" w:hint="eastAsia"/>
              </w:rPr>
              <w:t>删除主题帖</w:t>
            </w:r>
          </w:p>
        </w:tc>
        <w:tc>
          <w:tcPr>
            <w:tcW w:w="6287" w:type="dxa"/>
          </w:tcPr>
          <w:p w14:paraId="5D103BDD" w14:textId="77777777" w:rsidR="001E646E" w:rsidRPr="00E1561D" w:rsidRDefault="00000000">
            <w:pPr>
              <w:spacing w:line="360" w:lineRule="auto"/>
              <w:jc w:val="left"/>
              <w:rPr>
                <w:rFonts w:ascii="宋体" w:eastAsia="宋体" w:hAnsi="宋体" w:hint="eastAsia"/>
              </w:rPr>
            </w:pPr>
            <w:r w:rsidRPr="00E1561D">
              <w:rPr>
                <w:rFonts w:ascii="宋体" w:eastAsia="宋体" w:hAnsi="宋体" w:hint="eastAsia"/>
              </w:rPr>
              <w:t>发布该主题帖的用户或管理员可以删除主题帖</w:t>
            </w:r>
          </w:p>
        </w:tc>
      </w:tr>
      <w:tr w:rsidR="001E646E" w:rsidRPr="00E1561D" w14:paraId="610E4278" w14:textId="77777777">
        <w:trPr>
          <w:jc w:val="center"/>
        </w:trPr>
        <w:tc>
          <w:tcPr>
            <w:tcW w:w="2235" w:type="dxa"/>
            <w:vAlign w:val="center"/>
          </w:tcPr>
          <w:p w14:paraId="6010063A" w14:textId="77777777" w:rsidR="001E646E" w:rsidRPr="00632ECA" w:rsidRDefault="00000000">
            <w:pPr>
              <w:spacing w:line="360" w:lineRule="auto"/>
              <w:jc w:val="center"/>
              <w:rPr>
                <w:rFonts w:ascii="宋体" w:eastAsia="宋体" w:hAnsi="宋体" w:hint="eastAsia"/>
              </w:rPr>
            </w:pPr>
            <w:r w:rsidRPr="00632ECA">
              <w:rPr>
                <w:rFonts w:ascii="宋体" w:eastAsia="宋体" w:hAnsi="宋体" w:hint="eastAsia"/>
              </w:rPr>
              <w:t>发表评论</w:t>
            </w:r>
          </w:p>
        </w:tc>
        <w:tc>
          <w:tcPr>
            <w:tcW w:w="6287" w:type="dxa"/>
          </w:tcPr>
          <w:p w14:paraId="61CBC33F" w14:textId="77777777" w:rsidR="001E646E" w:rsidRPr="00E1561D" w:rsidRDefault="00000000">
            <w:pPr>
              <w:spacing w:line="360" w:lineRule="auto"/>
              <w:jc w:val="left"/>
              <w:rPr>
                <w:rFonts w:ascii="宋体" w:eastAsia="宋体" w:hAnsi="宋体" w:hint="eastAsia"/>
              </w:rPr>
            </w:pPr>
            <w:r w:rsidRPr="00E1561D">
              <w:rPr>
                <w:rFonts w:ascii="宋体" w:eastAsia="宋体" w:hAnsi="宋体" w:hint="eastAsia"/>
              </w:rPr>
              <w:t>用户可以在主题帖下发表评论</w:t>
            </w:r>
          </w:p>
        </w:tc>
      </w:tr>
      <w:tr w:rsidR="001E646E" w:rsidRPr="00E1561D" w14:paraId="6B601CFD" w14:textId="77777777">
        <w:trPr>
          <w:jc w:val="center"/>
        </w:trPr>
        <w:tc>
          <w:tcPr>
            <w:tcW w:w="2235" w:type="dxa"/>
            <w:vAlign w:val="center"/>
          </w:tcPr>
          <w:p w14:paraId="7B18D5B9" w14:textId="77777777" w:rsidR="001E646E" w:rsidRPr="00E1561D" w:rsidRDefault="00000000">
            <w:pPr>
              <w:spacing w:line="360" w:lineRule="auto"/>
              <w:jc w:val="center"/>
              <w:rPr>
                <w:rFonts w:ascii="宋体" w:eastAsia="宋体" w:hAnsi="宋体" w:hint="eastAsia"/>
                <w:szCs w:val="21"/>
              </w:rPr>
            </w:pPr>
            <w:r w:rsidRPr="00E1561D">
              <w:rPr>
                <w:rFonts w:ascii="宋体" w:eastAsia="宋体" w:hAnsi="宋体" w:hint="eastAsia"/>
                <w:szCs w:val="21"/>
              </w:rPr>
              <w:t>查看评论</w:t>
            </w:r>
          </w:p>
        </w:tc>
        <w:tc>
          <w:tcPr>
            <w:tcW w:w="6287" w:type="dxa"/>
          </w:tcPr>
          <w:p w14:paraId="02CC1C23" w14:textId="77777777" w:rsidR="001E646E" w:rsidRPr="00E1561D" w:rsidRDefault="00000000">
            <w:pPr>
              <w:spacing w:line="360" w:lineRule="auto"/>
              <w:jc w:val="left"/>
              <w:rPr>
                <w:rFonts w:ascii="宋体" w:eastAsia="宋体" w:hAnsi="宋体" w:hint="eastAsia"/>
              </w:rPr>
            </w:pPr>
            <w:r w:rsidRPr="00E1561D">
              <w:rPr>
                <w:rFonts w:ascii="宋体" w:eastAsia="宋体" w:hAnsi="宋体" w:hint="eastAsia"/>
              </w:rPr>
              <w:t>用户查看其他人或自己发布过的评论</w:t>
            </w:r>
          </w:p>
        </w:tc>
      </w:tr>
      <w:tr w:rsidR="001E646E" w:rsidRPr="00E1561D" w14:paraId="03B76F7C" w14:textId="77777777">
        <w:trPr>
          <w:jc w:val="center"/>
        </w:trPr>
        <w:tc>
          <w:tcPr>
            <w:tcW w:w="2235" w:type="dxa"/>
            <w:vAlign w:val="center"/>
          </w:tcPr>
          <w:p w14:paraId="6145118B" w14:textId="77777777" w:rsidR="001E646E" w:rsidRPr="00E1561D" w:rsidRDefault="00000000">
            <w:pPr>
              <w:spacing w:line="360" w:lineRule="auto"/>
              <w:jc w:val="center"/>
              <w:rPr>
                <w:rFonts w:ascii="宋体" w:eastAsia="宋体" w:hAnsi="宋体" w:hint="eastAsia"/>
                <w:szCs w:val="21"/>
              </w:rPr>
            </w:pPr>
            <w:r w:rsidRPr="00E1561D">
              <w:rPr>
                <w:rFonts w:ascii="宋体" w:eastAsia="宋体" w:hAnsi="宋体" w:hint="eastAsia"/>
                <w:szCs w:val="21"/>
              </w:rPr>
              <w:t>审核评论</w:t>
            </w:r>
          </w:p>
        </w:tc>
        <w:tc>
          <w:tcPr>
            <w:tcW w:w="6287" w:type="dxa"/>
          </w:tcPr>
          <w:p w14:paraId="31BEE72D" w14:textId="77777777" w:rsidR="001E646E" w:rsidRPr="00E1561D" w:rsidRDefault="00000000">
            <w:pPr>
              <w:spacing w:line="360" w:lineRule="auto"/>
              <w:jc w:val="left"/>
              <w:rPr>
                <w:rFonts w:ascii="宋体" w:eastAsia="宋体" w:hAnsi="宋体" w:hint="eastAsia"/>
              </w:rPr>
            </w:pPr>
            <w:r w:rsidRPr="00E1561D">
              <w:rPr>
                <w:rFonts w:ascii="宋体" w:eastAsia="宋体" w:hAnsi="宋体" w:hint="eastAsia"/>
              </w:rPr>
              <w:t>管理员审核用户发表的评论，可以选择通过或退回</w:t>
            </w:r>
          </w:p>
        </w:tc>
      </w:tr>
      <w:tr w:rsidR="001E646E" w14:paraId="4469E636" w14:textId="77777777">
        <w:trPr>
          <w:jc w:val="center"/>
        </w:trPr>
        <w:tc>
          <w:tcPr>
            <w:tcW w:w="2235" w:type="dxa"/>
            <w:vAlign w:val="center"/>
          </w:tcPr>
          <w:p w14:paraId="2F3C9C20" w14:textId="77777777" w:rsidR="001E646E" w:rsidRPr="00E1561D" w:rsidRDefault="00000000">
            <w:pPr>
              <w:spacing w:line="360" w:lineRule="auto"/>
              <w:jc w:val="center"/>
              <w:rPr>
                <w:rFonts w:ascii="宋体" w:eastAsia="宋体" w:hAnsi="宋体" w:hint="eastAsia"/>
                <w:szCs w:val="21"/>
              </w:rPr>
            </w:pPr>
            <w:r w:rsidRPr="00E1561D">
              <w:rPr>
                <w:rFonts w:ascii="宋体" w:eastAsia="宋体" w:hAnsi="宋体" w:hint="eastAsia"/>
                <w:szCs w:val="21"/>
              </w:rPr>
              <w:t>删除评论</w:t>
            </w:r>
          </w:p>
        </w:tc>
        <w:tc>
          <w:tcPr>
            <w:tcW w:w="6287" w:type="dxa"/>
          </w:tcPr>
          <w:p w14:paraId="433E3451" w14:textId="77777777" w:rsidR="001E646E" w:rsidRDefault="00000000">
            <w:pPr>
              <w:spacing w:line="360" w:lineRule="auto"/>
              <w:jc w:val="left"/>
              <w:rPr>
                <w:rFonts w:ascii="宋体" w:eastAsia="宋体" w:hAnsi="宋体" w:hint="eastAsia"/>
              </w:rPr>
            </w:pPr>
            <w:r w:rsidRPr="00E1561D">
              <w:rPr>
                <w:rFonts w:ascii="宋体" w:eastAsia="宋体" w:hAnsi="宋体" w:hint="eastAsia"/>
              </w:rPr>
              <w:t>发布该评论的用户或管理员可以删除评论</w:t>
            </w:r>
          </w:p>
        </w:tc>
      </w:tr>
    </w:tbl>
    <w:p w14:paraId="2DB176D7" w14:textId="77777777" w:rsidR="001E646E" w:rsidRDefault="001E646E">
      <w:pPr>
        <w:rPr>
          <w:rFonts w:hint="eastAsia"/>
        </w:rPr>
      </w:pPr>
    </w:p>
    <w:p w14:paraId="0C28EC0D" w14:textId="77777777" w:rsidR="001E646E" w:rsidRDefault="00000000">
      <w:pPr>
        <w:pStyle w:val="2"/>
        <w:rPr>
          <w:rFonts w:hint="eastAsia"/>
        </w:rPr>
      </w:pPr>
      <w:bookmarkStart w:id="9" w:name="_Toc148635489"/>
      <w:r>
        <w:rPr>
          <w:rFonts w:hint="eastAsia"/>
        </w:rPr>
        <w:t>4</w:t>
      </w:r>
      <w:r>
        <w:rPr>
          <w:rFonts w:hint="eastAsia"/>
        </w:rPr>
        <w:t>、参考文献</w:t>
      </w:r>
      <w:bookmarkEnd w:id="9"/>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6521"/>
        <w:gridCol w:w="1326"/>
      </w:tblGrid>
      <w:tr w:rsidR="001E646E" w14:paraId="54DED214" w14:textId="77777777">
        <w:tc>
          <w:tcPr>
            <w:tcW w:w="675" w:type="dxa"/>
          </w:tcPr>
          <w:p w14:paraId="18F46F50" w14:textId="77777777" w:rsidR="001E646E" w:rsidRDefault="00000000">
            <w:pPr>
              <w:spacing w:line="360" w:lineRule="auto"/>
              <w:jc w:val="left"/>
              <w:rPr>
                <w:rFonts w:ascii="宋体" w:eastAsia="宋体" w:hAnsi="宋体" w:hint="eastAsia"/>
                <w:color w:val="000000" w:themeColor="text1"/>
              </w:rPr>
            </w:pPr>
            <w:r>
              <w:rPr>
                <w:rFonts w:ascii="宋体" w:eastAsia="宋体" w:hAnsi="宋体" w:hint="eastAsia"/>
                <w:color w:val="000000" w:themeColor="text1"/>
              </w:rPr>
              <w:t>编号</w:t>
            </w:r>
          </w:p>
        </w:tc>
        <w:tc>
          <w:tcPr>
            <w:tcW w:w="6521" w:type="dxa"/>
          </w:tcPr>
          <w:p w14:paraId="745F1990" w14:textId="77777777" w:rsidR="001E646E" w:rsidRDefault="00000000">
            <w:pPr>
              <w:spacing w:line="360" w:lineRule="auto"/>
              <w:jc w:val="left"/>
              <w:rPr>
                <w:rFonts w:ascii="宋体" w:eastAsia="宋体" w:hAnsi="宋体" w:hint="eastAsia"/>
                <w:color w:val="000000" w:themeColor="text1"/>
              </w:rPr>
            </w:pPr>
            <w:r>
              <w:rPr>
                <w:rFonts w:ascii="宋体" w:eastAsia="宋体" w:hAnsi="宋体" w:hint="eastAsia"/>
                <w:color w:val="000000" w:themeColor="text1"/>
              </w:rPr>
              <w:t>参考资料</w:t>
            </w:r>
          </w:p>
        </w:tc>
        <w:tc>
          <w:tcPr>
            <w:tcW w:w="1326" w:type="dxa"/>
          </w:tcPr>
          <w:p w14:paraId="7F64B0C8" w14:textId="77777777" w:rsidR="001E646E" w:rsidRDefault="00000000">
            <w:pPr>
              <w:spacing w:line="360" w:lineRule="auto"/>
              <w:jc w:val="left"/>
              <w:rPr>
                <w:rFonts w:ascii="宋体" w:eastAsia="宋体" w:hAnsi="宋体" w:hint="eastAsia"/>
                <w:color w:val="000000" w:themeColor="text1"/>
              </w:rPr>
            </w:pPr>
            <w:r>
              <w:rPr>
                <w:rFonts w:ascii="宋体" w:eastAsia="宋体" w:hAnsi="宋体" w:hint="eastAsia"/>
                <w:color w:val="000000" w:themeColor="text1"/>
              </w:rPr>
              <w:t>作者</w:t>
            </w:r>
          </w:p>
        </w:tc>
      </w:tr>
      <w:tr w:rsidR="001E646E" w14:paraId="67CD9556" w14:textId="77777777">
        <w:tc>
          <w:tcPr>
            <w:tcW w:w="675" w:type="dxa"/>
          </w:tcPr>
          <w:p w14:paraId="032E38FD" w14:textId="77777777" w:rsidR="001E646E" w:rsidRDefault="00000000">
            <w:pPr>
              <w:spacing w:line="360" w:lineRule="auto"/>
              <w:jc w:val="center"/>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6521" w:type="dxa"/>
          </w:tcPr>
          <w:p w14:paraId="1F4CEEB8" w14:textId="77777777" w:rsidR="001E646E" w:rsidRDefault="00000000">
            <w:pPr>
              <w:spacing w:line="360" w:lineRule="auto"/>
              <w:jc w:val="left"/>
              <w:rPr>
                <w:rFonts w:ascii="宋体" w:eastAsia="宋体" w:hAnsi="宋体" w:hint="eastAsia"/>
                <w:color w:val="000000" w:themeColor="text1"/>
                <w:szCs w:val="21"/>
              </w:rPr>
            </w:pPr>
            <w:r>
              <w:rPr>
                <w:rFonts w:ascii="宋体" w:eastAsia="宋体" w:hAnsi="宋体" w:hint="eastAsia"/>
                <w:color w:val="000000" w:themeColor="text1"/>
                <w:szCs w:val="21"/>
              </w:rPr>
              <w:t>《软件工程（第四版）》，高等教育出版社，</w:t>
            </w:r>
            <w:r>
              <w:rPr>
                <w:rFonts w:ascii="宋体" w:eastAsia="宋体" w:hAnsi="宋体"/>
                <w:color w:val="000000" w:themeColor="text1"/>
                <w:szCs w:val="21"/>
              </w:rPr>
              <w:t>2019</w:t>
            </w:r>
          </w:p>
        </w:tc>
        <w:tc>
          <w:tcPr>
            <w:tcW w:w="1326" w:type="dxa"/>
          </w:tcPr>
          <w:p w14:paraId="656ED426" w14:textId="77777777" w:rsidR="001E646E" w:rsidRDefault="00000000">
            <w:pPr>
              <w:spacing w:line="360" w:lineRule="auto"/>
              <w:jc w:val="left"/>
              <w:rPr>
                <w:rFonts w:ascii="宋体" w:eastAsia="宋体" w:hAnsi="宋体" w:hint="eastAsia"/>
                <w:color w:val="000000" w:themeColor="text1"/>
                <w:szCs w:val="21"/>
              </w:rPr>
            </w:pPr>
            <w:r>
              <w:rPr>
                <w:rFonts w:ascii="宋体" w:eastAsia="宋体" w:hAnsi="宋体" w:hint="eastAsia"/>
                <w:color w:val="000000" w:themeColor="text1"/>
                <w:szCs w:val="21"/>
              </w:rPr>
              <w:t>齐治昌等</w:t>
            </w:r>
          </w:p>
        </w:tc>
      </w:tr>
    </w:tbl>
    <w:p w14:paraId="23286E23" w14:textId="77777777" w:rsidR="001E646E" w:rsidRDefault="001E646E">
      <w:pPr>
        <w:pStyle w:val="af2"/>
        <w:ind w:left="360" w:firstLineChars="0" w:firstLine="0"/>
        <w:rPr>
          <w:rFonts w:hint="eastAsia"/>
        </w:rPr>
      </w:pPr>
    </w:p>
    <w:p w14:paraId="6115FB12" w14:textId="77777777" w:rsidR="001E646E" w:rsidRDefault="00000000">
      <w:pPr>
        <w:pStyle w:val="1"/>
        <w:rPr>
          <w:rFonts w:ascii="华文中宋" w:eastAsia="华文中宋" w:hAnsi="华文中宋" w:hint="eastAsia"/>
          <w:sz w:val="32"/>
          <w:szCs w:val="32"/>
        </w:rPr>
      </w:pPr>
      <w:bookmarkStart w:id="10" w:name="_Toc148635490"/>
      <w:r>
        <w:rPr>
          <w:rFonts w:ascii="华文中宋" w:eastAsia="华文中宋" w:hAnsi="华文中宋" w:hint="eastAsia"/>
          <w:sz w:val="32"/>
          <w:szCs w:val="32"/>
        </w:rPr>
        <w:lastRenderedPageBreak/>
        <w:t>二、任务概述</w:t>
      </w:r>
      <w:bookmarkEnd w:id="10"/>
    </w:p>
    <w:p w14:paraId="04ED559D" w14:textId="2756A62D" w:rsidR="001E646E" w:rsidRDefault="00000000" w:rsidP="00B030CB">
      <w:pPr>
        <w:pStyle w:val="2"/>
        <w:rPr>
          <w:rFonts w:hint="eastAsia"/>
        </w:rPr>
      </w:pPr>
      <w:bookmarkStart w:id="11" w:name="_Toc148635491"/>
      <w:r>
        <w:rPr>
          <w:rFonts w:hint="eastAsia"/>
        </w:rPr>
        <w:t>1</w:t>
      </w:r>
      <w:r>
        <w:rPr>
          <w:rFonts w:hint="eastAsia"/>
        </w:rPr>
        <w:t>、目标</w:t>
      </w:r>
      <w:bookmarkEnd w:id="11"/>
    </w:p>
    <w:p w14:paraId="3A9289FF" w14:textId="77777777" w:rsidR="00B030CB" w:rsidRDefault="0041266C" w:rsidP="00B030CB">
      <w:pPr>
        <w:spacing w:line="360" w:lineRule="auto"/>
        <w:ind w:left="357" w:firstLineChars="200" w:firstLine="420"/>
        <w:rPr>
          <w:rFonts w:ascii="宋体" w:eastAsia="宋体" w:hAnsi="宋体" w:hint="eastAsia"/>
          <w:b/>
          <w:bCs/>
        </w:rPr>
      </w:pPr>
      <w:r w:rsidRPr="0041266C">
        <w:rPr>
          <w:rFonts w:ascii="宋体" w:eastAsia="宋体" w:hAnsi="宋体"/>
        </w:rPr>
        <w:t>在“久坐成疾、时间碎片化、运动知识门槛高”的公共健康背景下，项目致力于构建一套集“监测–指导–激励–社交–进阶”于一体的运动健康监测系统，以移动端 APP 为主要载体，实现以下核心目标：</w:t>
      </w:r>
      <w:r w:rsidRPr="0041266C">
        <w:rPr>
          <w:rFonts w:ascii="宋体" w:eastAsia="宋体" w:hAnsi="宋体"/>
        </w:rPr>
        <w:br/>
      </w:r>
      <w:r w:rsidRPr="0041266C">
        <w:rPr>
          <w:rFonts w:ascii="宋体" w:eastAsia="宋体" w:hAnsi="宋体"/>
          <w:b/>
          <w:bCs/>
        </w:rPr>
        <w:t>（1）提供轻量化运动数据中枢</w:t>
      </w:r>
    </w:p>
    <w:p w14:paraId="2C314508" w14:textId="552657B0" w:rsidR="00B030CB" w:rsidRDefault="00B030CB" w:rsidP="00B030CB">
      <w:pPr>
        <w:spacing w:line="360" w:lineRule="auto"/>
        <w:ind w:left="357" w:firstLineChars="200" w:firstLine="420"/>
        <w:rPr>
          <w:rFonts w:ascii="宋体" w:eastAsia="宋体" w:hAnsi="宋体" w:hint="eastAsia"/>
          <w:b/>
          <w:bCs/>
        </w:rPr>
      </w:pPr>
      <w:r>
        <w:rPr>
          <w:rFonts w:ascii="宋体" w:eastAsia="宋体" w:hAnsi="宋体" w:hint="eastAsia"/>
        </w:rPr>
        <w:t>APP</w:t>
      </w:r>
      <w:r w:rsidR="0041266C" w:rsidRPr="0041266C">
        <w:rPr>
          <w:rFonts w:ascii="宋体" w:eastAsia="宋体" w:hAnsi="宋体"/>
        </w:rPr>
        <w:t>记录运动类型、时长、次数、训练负荷及主观感受，生成可视化打卡日志与周期报告，帮助用户量化自我、动态调整训练节奏，</w:t>
      </w:r>
      <w:r w:rsidRPr="00B030CB">
        <w:rPr>
          <w:rFonts w:ascii="宋体" w:eastAsia="宋体" w:hAnsi="宋体" w:hint="eastAsia"/>
        </w:rPr>
        <w:t>为用户提供情绪价值，持续提供运动动力</w:t>
      </w:r>
      <w:r w:rsidR="0041266C" w:rsidRPr="0041266C">
        <w:rPr>
          <w:rFonts w:ascii="宋体" w:eastAsia="宋体" w:hAnsi="宋体"/>
        </w:rPr>
        <w:t>。</w:t>
      </w:r>
      <w:r w:rsidR="0041266C" w:rsidRPr="0041266C">
        <w:rPr>
          <w:rFonts w:ascii="宋体" w:eastAsia="宋体" w:hAnsi="宋体"/>
        </w:rPr>
        <w:br/>
      </w:r>
      <w:r w:rsidR="0041266C" w:rsidRPr="0041266C">
        <w:rPr>
          <w:rFonts w:ascii="宋体" w:eastAsia="宋体" w:hAnsi="宋体"/>
          <w:b/>
          <w:bCs/>
        </w:rPr>
        <w:t>（2）输出个性化、阶梯化的科学运动方案</w:t>
      </w:r>
    </w:p>
    <w:p w14:paraId="044C53C9" w14:textId="56BD3AD3" w:rsidR="00B030CB" w:rsidRDefault="0041266C" w:rsidP="00B030CB">
      <w:pPr>
        <w:spacing w:line="360" w:lineRule="auto"/>
        <w:ind w:left="357" w:firstLineChars="200" w:firstLine="420"/>
        <w:rPr>
          <w:rFonts w:ascii="宋体" w:eastAsia="宋体" w:hAnsi="宋体" w:hint="eastAsia"/>
          <w:b/>
          <w:bCs/>
        </w:rPr>
      </w:pPr>
      <w:r w:rsidRPr="0041266C">
        <w:rPr>
          <w:rFonts w:ascii="宋体" w:eastAsia="宋体" w:hAnsi="宋体"/>
        </w:rPr>
        <w:t>基于用户历史数据与体能评估，智能推荐匹配其能力等级的训练计划</w:t>
      </w:r>
      <w:r w:rsidR="00B030CB">
        <w:rPr>
          <w:rFonts w:ascii="宋体" w:eastAsia="宋体" w:hAnsi="宋体" w:hint="eastAsia"/>
        </w:rPr>
        <w:t>，用户可互相分享或参考运动计划，找到最适合自己的运动节奏，达成更好的运动效果</w:t>
      </w:r>
      <w:r w:rsidRPr="0041266C">
        <w:rPr>
          <w:rFonts w:ascii="宋体" w:eastAsia="宋体" w:hAnsi="宋体"/>
        </w:rPr>
        <w:t>。</w:t>
      </w:r>
      <w:r w:rsidRPr="0041266C">
        <w:rPr>
          <w:rFonts w:ascii="宋体" w:eastAsia="宋体" w:hAnsi="宋体"/>
        </w:rPr>
        <w:br/>
      </w:r>
      <w:r w:rsidRPr="0041266C">
        <w:rPr>
          <w:rFonts w:ascii="宋体" w:eastAsia="宋体" w:hAnsi="宋体"/>
          <w:b/>
          <w:bCs/>
        </w:rPr>
        <w:t>（3）搭建线上伴练与同伴互促环境</w:t>
      </w:r>
    </w:p>
    <w:p w14:paraId="008CADBF" w14:textId="4F7D99E7" w:rsidR="00B030CB" w:rsidRDefault="0041266C" w:rsidP="00B030CB">
      <w:pPr>
        <w:spacing w:line="360" w:lineRule="auto"/>
        <w:ind w:left="357" w:firstLineChars="200" w:firstLine="420"/>
        <w:rPr>
          <w:rFonts w:ascii="宋体" w:eastAsia="宋体" w:hAnsi="宋体" w:hint="eastAsia"/>
          <w:b/>
          <w:bCs/>
        </w:rPr>
      </w:pPr>
      <w:r w:rsidRPr="0041266C">
        <w:rPr>
          <w:rFonts w:ascii="宋体" w:eastAsia="宋体" w:hAnsi="宋体"/>
        </w:rPr>
        <w:t>内置提醒助手、打卡社群、“运动搭子”匹配及主题讨论区，</w:t>
      </w:r>
      <w:r w:rsidR="00B030CB">
        <w:rPr>
          <w:rFonts w:ascii="宋体" w:eastAsia="宋体" w:hAnsi="宋体" w:hint="eastAsia"/>
        </w:rPr>
        <w:t>全国各地用户互相</w:t>
      </w:r>
      <w:r w:rsidRPr="0041266C">
        <w:rPr>
          <w:rFonts w:ascii="宋体" w:eastAsia="宋体" w:hAnsi="宋体"/>
        </w:rPr>
        <w:t>激励，</w:t>
      </w:r>
      <w:r w:rsidR="00B030CB">
        <w:rPr>
          <w:rFonts w:ascii="宋体" w:eastAsia="宋体" w:hAnsi="宋体" w:hint="eastAsia"/>
        </w:rPr>
        <w:t>交流自己的运动心得，从而</w:t>
      </w:r>
      <w:r w:rsidRPr="0041266C">
        <w:rPr>
          <w:rFonts w:ascii="宋体" w:eastAsia="宋体" w:hAnsi="宋体"/>
        </w:rPr>
        <w:t>缓解自律性不足、孤独训练易放弃等痛点。</w:t>
      </w:r>
      <w:r w:rsidRPr="0041266C">
        <w:rPr>
          <w:rFonts w:ascii="宋体" w:eastAsia="宋体" w:hAnsi="宋体"/>
        </w:rPr>
        <w:br/>
      </w:r>
      <w:r w:rsidRPr="0041266C">
        <w:rPr>
          <w:rFonts w:ascii="宋体" w:eastAsia="宋体" w:hAnsi="宋体"/>
          <w:b/>
          <w:bCs/>
        </w:rPr>
        <w:t>（4）引入专业教练资源实现进阶赋能</w:t>
      </w:r>
    </w:p>
    <w:p w14:paraId="643C0363" w14:textId="77777777" w:rsidR="00B030CB" w:rsidRDefault="0041266C" w:rsidP="00B030CB">
      <w:pPr>
        <w:spacing w:line="360" w:lineRule="auto"/>
        <w:ind w:left="357" w:firstLineChars="200" w:firstLine="420"/>
        <w:rPr>
          <w:rFonts w:ascii="宋体" w:eastAsia="宋体" w:hAnsi="宋体" w:hint="eastAsia"/>
          <w:b/>
          <w:bCs/>
        </w:rPr>
      </w:pPr>
      <w:r w:rsidRPr="0041266C">
        <w:rPr>
          <w:rFonts w:ascii="宋体" w:eastAsia="宋体" w:hAnsi="宋体"/>
        </w:rPr>
        <w:t>邀请认证教练/康复师/营养师入驻，发布体系化课程与视频，提供训练数据解读、一对一线上指导及饮食建议，使平台同时成为大众用户“口袋里的私人教练”与深度爱好者突破 PB 的专业工具。</w:t>
      </w:r>
      <w:r w:rsidRPr="0041266C">
        <w:rPr>
          <w:rFonts w:ascii="宋体" w:eastAsia="宋体" w:hAnsi="宋体"/>
        </w:rPr>
        <w:br/>
      </w:r>
      <w:r w:rsidRPr="0041266C">
        <w:rPr>
          <w:rFonts w:ascii="宋体" w:eastAsia="宋体" w:hAnsi="宋体"/>
          <w:b/>
          <w:bCs/>
        </w:rPr>
        <w:t>（5）推动全民健身与主动健康管理</w:t>
      </w:r>
    </w:p>
    <w:p w14:paraId="1B972BBD" w14:textId="76BDA3A6" w:rsidR="0041266C" w:rsidRPr="0041266C" w:rsidRDefault="0041266C" w:rsidP="00B030CB">
      <w:pPr>
        <w:spacing w:line="360" w:lineRule="auto"/>
        <w:ind w:left="357" w:firstLineChars="200" w:firstLine="420"/>
        <w:rPr>
          <w:rFonts w:ascii="宋体" w:eastAsia="宋体" w:hAnsi="宋体" w:hint="eastAsia"/>
        </w:rPr>
      </w:pPr>
      <w:r w:rsidRPr="0041266C">
        <w:rPr>
          <w:rFonts w:ascii="宋体" w:eastAsia="宋体" w:hAnsi="宋体"/>
        </w:rPr>
        <w:t>通过降低运动参与门槛、提升运动科学性与趣味性，扩大规律运动人口比例，为缓解青少年颈椎/肥胖等亚健康问题、促进全民健康水平提升提供可持续的数字化解决方案。</w:t>
      </w:r>
    </w:p>
    <w:p w14:paraId="1FFA0F99" w14:textId="77777777" w:rsidR="001E646E" w:rsidRDefault="00000000">
      <w:pPr>
        <w:pStyle w:val="2"/>
        <w:rPr>
          <w:rFonts w:hint="eastAsia"/>
        </w:rPr>
      </w:pPr>
      <w:bookmarkStart w:id="12" w:name="_Toc148635492"/>
      <w:r>
        <w:rPr>
          <w:rFonts w:hint="eastAsia"/>
        </w:rPr>
        <w:t>2</w:t>
      </w:r>
      <w:r>
        <w:rPr>
          <w:rFonts w:hint="eastAsia"/>
        </w:rPr>
        <w:t>、用户特点</w:t>
      </w:r>
      <w:bookmarkEnd w:id="12"/>
    </w:p>
    <w:p w14:paraId="573536D3" w14:textId="77777777" w:rsidR="001E646E" w:rsidRDefault="00000000">
      <w:pPr>
        <w:pStyle w:val="af2"/>
        <w:spacing w:line="360" w:lineRule="auto"/>
        <w:ind w:left="360"/>
        <w:rPr>
          <w:rFonts w:ascii="宋体" w:eastAsia="宋体" w:hAnsi="宋体" w:hint="eastAsia"/>
        </w:rPr>
      </w:pPr>
      <w:r>
        <w:rPr>
          <w:rFonts w:ascii="宋体" w:eastAsia="宋体" w:hAnsi="宋体" w:hint="eastAsia"/>
        </w:rPr>
        <w:t>本系统的最终用户分为</w:t>
      </w:r>
      <w:r>
        <w:rPr>
          <w:rFonts w:ascii="宋体" w:eastAsia="宋体" w:hAnsi="宋体" w:hint="eastAsia"/>
          <w:b/>
          <w:bCs/>
        </w:rPr>
        <w:t>普通用户</w:t>
      </w:r>
      <w:r>
        <w:rPr>
          <w:rFonts w:ascii="宋体" w:eastAsia="宋体" w:hAnsi="宋体" w:hint="eastAsia"/>
        </w:rPr>
        <w:t>和</w:t>
      </w:r>
      <w:r>
        <w:rPr>
          <w:rFonts w:ascii="宋体" w:eastAsia="宋体" w:hAnsi="宋体" w:hint="eastAsia"/>
          <w:b/>
          <w:bCs/>
        </w:rPr>
        <w:t>管理员用户</w:t>
      </w:r>
      <w:r>
        <w:rPr>
          <w:rFonts w:ascii="宋体" w:eastAsia="宋体" w:hAnsi="宋体" w:hint="eastAsia"/>
        </w:rPr>
        <w:t>。</w:t>
      </w:r>
    </w:p>
    <w:p w14:paraId="2F85191D" w14:textId="1524548A" w:rsidR="001E646E" w:rsidRDefault="00000000">
      <w:pPr>
        <w:pStyle w:val="af2"/>
        <w:spacing w:line="360" w:lineRule="auto"/>
        <w:ind w:left="360"/>
        <w:rPr>
          <w:rFonts w:ascii="宋体" w:eastAsia="宋体" w:hAnsi="宋体" w:hint="eastAsia"/>
        </w:rPr>
      </w:pPr>
      <w:r>
        <w:rPr>
          <w:rFonts w:ascii="宋体" w:eastAsia="宋体" w:hAnsi="宋体" w:hint="eastAsia"/>
        </w:rPr>
        <w:t>管理员是整个</w:t>
      </w:r>
      <w:r w:rsidR="00C53D51" w:rsidRPr="00C53D51">
        <w:rPr>
          <w:rFonts w:ascii="宋体" w:eastAsia="宋体" w:hAnsi="宋体" w:hint="eastAsia"/>
        </w:rPr>
        <w:t>日常运动监测系统</w:t>
      </w:r>
      <w:r>
        <w:rPr>
          <w:rFonts w:ascii="宋体" w:eastAsia="宋体" w:hAnsi="宋体" w:hint="eastAsia"/>
        </w:rPr>
        <w:t>的</w:t>
      </w:r>
      <w:r>
        <w:rPr>
          <w:rFonts w:ascii="宋体" w:eastAsia="宋体" w:hAnsi="宋体" w:hint="eastAsia"/>
          <w:b/>
          <w:bCs/>
        </w:rPr>
        <w:t>管理者和维护者</w:t>
      </w:r>
      <w:r>
        <w:rPr>
          <w:rFonts w:ascii="宋体" w:eastAsia="宋体" w:hAnsi="宋体" w:hint="eastAsia"/>
        </w:rPr>
        <w:t>，</w:t>
      </w:r>
      <w:r w:rsidR="00B030CB" w:rsidRPr="00B030CB">
        <w:rPr>
          <w:rFonts w:ascii="宋体" w:eastAsia="宋体" w:hAnsi="宋体"/>
        </w:rPr>
        <w:t>负责账户审核、内容风控、运</w:t>
      </w:r>
      <w:r w:rsidR="00B030CB" w:rsidRPr="00B030CB">
        <w:rPr>
          <w:rFonts w:ascii="宋体" w:eastAsia="宋体" w:hAnsi="宋体"/>
        </w:rPr>
        <w:lastRenderedPageBreak/>
        <w:t>动计划及课程上架审核、数据安全与系统运营维护</w:t>
      </w:r>
      <w:r w:rsidR="00B030CB">
        <w:rPr>
          <w:rFonts w:ascii="宋体" w:eastAsia="宋体" w:hAnsi="宋体" w:hint="eastAsia"/>
        </w:rPr>
        <w:t>；</w:t>
      </w:r>
      <w:r>
        <w:rPr>
          <w:rFonts w:ascii="宋体" w:eastAsia="宋体" w:hAnsi="宋体" w:hint="eastAsia"/>
        </w:rPr>
        <w:t>可以对用户的相关信息与操作进行审核、修改，并对用户账户进行管理，以及</w:t>
      </w:r>
      <w:r w:rsidR="00B030CB">
        <w:rPr>
          <w:rFonts w:ascii="宋体" w:eastAsia="宋体" w:hAnsi="宋体" w:hint="eastAsia"/>
        </w:rPr>
        <w:t>交流</w:t>
      </w:r>
      <w:r>
        <w:rPr>
          <w:rFonts w:ascii="宋体" w:eastAsia="宋体" w:hAnsi="宋体" w:hint="eastAsia"/>
        </w:rPr>
        <w:t>帖</w:t>
      </w:r>
      <w:r w:rsidR="00B030CB">
        <w:rPr>
          <w:rFonts w:ascii="宋体" w:eastAsia="宋体" w:hAnsi="宋体" w:hint="eastAsia"/>
        </w:rPr>
        <w:t>和教学视频</w:t>
      </w:r>
      <w:r>
        <w:rPr>
          <w:rFonts w:ascii="宋体" w:eastAsia="宋体" w:hAnsi="宋体" w:hint="eastAsia"/>
        </w:rPr>
        <w:t>的审核、删除，评论的删除；</w:t>
      </w:r>
    </w:p>
    <w:p w14:paraId="20214CEC" w14:textId="45C3A782" w:rsidR="001E646E" w:rsidRDefault="00000000">
      <w:pPr>
        <w:pStyle w:val="af2"/>
        <w:spacing w:line="360" w:lineRule="auto"/>
        <w:ind w:left="360"/>
        <w:rPr>
          <w:rFonts w:ascii="宋体" w:eastAsia="宋体" w:hAnsi="宋体" w:hint="eastAsia"/>
        </w:rPr>
      </w:pPr>
      <w:r>
        <w:rPr>
          <w:rFonts w:ascii="宋体" w:eastAsia="宋体" w:hAnsi="宋体" w:hint="eastAsia"/>
        </w:rPr>
        <w:t>普通用户是使用</w:t>
      </w:r>
      <w:r w:rsidR="00C53D51" w:rsidRPr="00C53D51">
        <w:rPr>
          <w:rFonts w:ascii="宋体" w:eastAsia="宋体" w:hAnsi="宋体" w:hint="eastAsia"/>
        </w:rPr>
        <w:t>日常运动监测系统</w:t>
      </w:r>
      <w:r>
        <w:rPr>
          <w:rFonts w:ascii="宋体" w:eastAsia="宋体" w:hAnsi="宋体" w:hint="eastAsia"/>
        </w:rPr>
        <w:t>的主体，有</w:t>
      </w:r>
      <w:r w:rsidR="00C53D51">
        <w:rPr>
          <w:rFonts w:ascii="宋体" w:eastAsia="宋体" w:hAnsi="宋体" w:hint="eastAsia"/>
          <w:b/>
          <w:bCs/>
        </w:rPr>
        <w:t>普通锻炼者</w:t>
      </w:r>
      <w:r>
        <w:rPr>
          <w:rFonts w:ascii="宋体" w:eastAsia="宋体" w:hAnsi="宋体" w:hint="eastAsia"/>
          <w:b/>
          <w:bCs/>
        </w:rPr>
        <w:t>及</w:t>
      </w:r>
      <w:r w:rsidR="00C53D51">
        <w:rPr>
          <w:rFonts w:ascii="宋体" w:eastAsia="宋体" w:hAnsi="宋体" w:hint="eastAsia"/>
          <w:b/>
          <w:bCs/>
        </w:rPr>
        <w:t>运动教练</w:t>
      </w:r>
      <w:r>
        <w:rPr>
          <w:rFonts w:ascii="宋体" w:eastAsia="宋体" w:hAnsi="宋体" w:hint="eastAsia"/>
        </w:rPr>
        <w:t>两大身份。</w:t>
      </w:r>
    </w:p>
    <w:p w14:paraId="13B71F5D" w14:textId="77777777" w:rsidR="00C53D51" w:rsidRDefault="00000000" w:rsidP="00C53D51">
      <w:pPr>
        <w:pStyle w:val="af2"/>
        <w:numPr>
          <w:ilvl w:val="0"/>
          <w:numId w:val="4"/>
        </w:numPr>
        <w:spacing w:line="360" w:lineRule="auto"/>
        <w:ind w:firstLineChars="0"/>
        <w:rPr>
          <w:rFonts w:ascii="宋体" w:eastAsia="宋体" w:hAnsi="宋体" w:hint="eastAsia"/>
        </w:rPr>
      </w:pPr>
      <w:r>
        <w:rPr>
          <w:rFonts w:ascii="宋体" w:eastAsia="宋体" w:hAnsi="宋体" w:hint="eastAsia"/>
        </w:rPr>
        <w:t>作为</w:t>
      </w:r>
      <w:r w:rsidR="00C53D51">
        <w:rPr>
          <w:rFonts w:ascii="宋体" w:eastAsia="宋体" w:hAnsi="宋体" w:hint="eastAsia"/>
        </w:rPr>
        <w:t>普通锻炼者</w:t>
      </w:r>
      <w:r>
        <w:rPr>
          <w:rFonts w:ascii="宋体" w:eastAsia="宋体" w:hAnsi="宋体" w:hint="eastAsia"/>
        </w:rPr>
        <w:t>，</w:t>
      </w:r>
      <w:r w:rsidR="00C53D51">
        <w:rPr>
          <w:rFonts w:ascii="宋体" w:eastAsia="宋体" w:hAnsi="宋体" w:hint="eastAsia"/>
        </w:rPr>
        <w:t>可以添加、查看、修改或删除自己的运动记录，</w:t>
      </w:r>
      <w:r>
        <w:rPr>
          <w:rFonts w:ascii="宋体" w:eastAsia="宋体" w:hAnsi="宋体" w:hint="eastAsia"/>
        </w:rPr>
        <w:t>在审核通过后可</w:t>
      </w:r>
      <w:r w:rsidR="00C53D51">
        <w:rPr>
          <w:rFonts w:ascii="宋体" w:eastAsia="宋体" w:hAnsi="宋体" w:hint="eastAsia"/>
        </w:rPr>
        <w:t>分享</w:t>
      </w:r>
      <w:r>
        <w:rPr>
          <w:rFonts w:ascii="宋体" w:eastAsia="宋体" w:hAnsi="宋体" w:hint="eastAsia"/>
        </w:rPr>
        <w:t>、修改</w:t>
      </w:r>
      <w:r w:rsidR="00C53D51">
        <w:rPr>
          <w:rFonts w:ascii="宋体" w:eastAsia="宋体" w:hAnsi="宋体" w:hint="eastAsia"/>
        </w:rPr>
        <w:t>运动计划</w:t>
      </w:r>
      <w:r>
        <w:rPr>
          <w:rFonts w:ascii="宋体" w:eastAsia="宋体" w:hAnsi="宋体" w:hint="eastAsia"/>
        </w:rPr>
        <w:t>信息，除此之外还可以</w:t>
      </w:r>
      <w:r w:rsidR="00C53D51">
        <w:rPr>
          <w:rFonts w:ascii="宋体" w:eastAsia="宋体" w:hAnsi="宋体" w:hint="eastAsia"/>
        </w:rPr>
        <w:t>在论坛中与其他锻炼者交流或学习运动教练发布的视频，与教练进行一对一的沟通</w:t>
      </w:r>
      <w:r>
        <w:rPr>
          <w:rFonts w:ascii="宋体" w:eastAsia="宋体" w:hAnsi="宋体" w:hint="eastAsia"/>
        </w:rPr>
        <w:t>；</w:t>
      </w:r>
    </w:p>
    <w:p w14:paraId="22A21329" w14:textId="780FC962" w:rsidR="001E646E" w:rsidRPr="00C53D51" w:rsidRDefault="00000000" w:rsidP="00C53D51">
      <w:pPr>
        <w:pStyle w:val="af2"/>
        <w:numPr>
          <w:ilvl w:val="0"/>
          <w:numId w:val="4"/>
        </w:numPr>
        <w:spacing w:line="360" w:lineRule="auto"/>
        <w:ind w:firstLineChars="0"/>
        <w:rPr>
          <w:rFonts w:ascii="宋体" w:eastAsia="宋体" w:hAnsi="宋体" w:hint="eastAsia"/>
        </w:rPr>
      </w:pPr>
      <w:r w:rsidRPr="00C53D51">
        <w:rPr>
          <w:rFonts w:ascii="宋体" w:eastAsia="宋体" w:hAnsi="宋体" w:hint="eastAsia"/>
        </w:rPr>
        <w:t>作为</w:t>
      </w:r>
      <w:r w:rsidR="00C53D51" w:rsidRPr="00C53D51">
        <w:rPr>
          <w:rFonts w:ascii="宋体" w:eastAsia="宋体" w:hAnsi="宋体" w:hint="eastAsia"/>
        </w:rPr>
        <w:t>运动教练</w:t>
      </w:r>
      <w:r w:rsidRPr="00C53D51">
        <w:rPr>
          <w:rFonts w:ascii="宋体" w:eastAsia="宋体" w:hAnsi="宋体" w:hint="eastAsia"/>
        </w:rPr>
        <w:t>，</w:t>
      </w:r>
      <w:r w:rsidR="00C53D51">
        <w:rPr>
          <w:rFonts w:ascii="宋体" w:eastAsia="宋体" w:hAnsi="宋体" w:hint="eastAsia"/>
        </w:rPr>
        <w:t>可发布经过审核的教学视频，</w:t>
      </w:r>
      <w:del w:id="13" w:author="xf s" w:date="2025-10-31T15:36:00Z" w16du:dateUtc="2025-10-31T07:36:00Z">
        <w:r w:rsidR="00C53D51" w:rsidDel="00AB553F">
          <w:rPr>
            <w:rFonts w:ascii="宋体" w:eastAsia="宋体" w:hAnsi="宋体" w:hint="eastAsia"/>
          </w:rPr>
          <w:delText>为普通锻炼者制定运动计划，</w:delText>
        </w:r>
      </w:del>
      <w:r w:rsidR="00C53D51">
        <w:rPr>
          <w:rFonts w:ascii="宋体" w:eastAsia="宋体" w:hAnsi="宋体" w:hint="eastAsia"/>
        </w:rPr>
        <w:t>还可以与锻炼者一对一沟通指导</w:t>
      </w:r>
      <w:r w:rsidRPr="00C53D51">
        <w:rPr>
          <w:rFonts w:ascii="宋体" w:eastAsia="宋体" w:hAnsi="宋体" w:hint="eastAsia"/>
        </w:rPr>
        <w:t>。</w:t>
      </w:r>
    </w:p>
    <w:p w14:paraId="3EC5CF7B" w14:textId="77777777" w:rsidR="001E646E" w:rsidRDefault="00000000">
      <w:pPr>
        <w:pStyle w:val="2"/>
        <w:rPr>
          <w:rFonts w:hint="eastAsia"/>
        </w:rPr>
      </w:pPr>
      <w:bookmarkStart w:id="14" w:name="_Toc148635493"/>
      <w:r>
        <w:rPr>
          <w:rFonts w:hint="eastAsia"/>
        </w:rPr>
        <w:t>3</w:t>
      </w:r>
      <w:r>
        <w:rPr>
          <w:rFonts w:hint="eastAsia"/>
        </w:rPr>
        <w:t>、假定约束</w:t>
      </w:r>
      <w:bookmarkEnd w:id="14"/>
    </w:p>
    <w:p w14:paraId="45B57561" w14:textId="77777777" w:rsidR="001E646E" w:rsidRDefault="00000000">
      <w:pPr>
        <w:pStyle w:val="af2"/>
        <w:rPr>
          <w:rFonts w:ascii="宋体" w:eastAsia="宋体" w:hAnsi="宋体" w:hint="eastAsia"/>
        </w:rPr>
      </w:pPr>
      <w:r>
        <w:rPr>
          <w:rFonts w:ascii="宋体" w:eastAsia="宋体" w:hAnsi="宋体" w:hint="eastAsia"/>
        </w:rPr>
        <w:t>经费限制：3</w:t>
      </w:r>
      <w:r>
        <w:rPr>
          <w:rFonts w:ascii="宋体" w:eastAsia="宋体" w:hAnsi="宋体"/>
        </w:rPr>
        <w:t>000</w:t>
      </w:r>
      <w:r>
        <w:rPr>
          <w:rFonts w:ascii="宋体" w:eastAsia="宋体" w:hAnsi="宋体" w:hint="eastAsia"/>
        </w:rPr>
        <w:t>元</w:t>
      </w:r>
    </w:p>
    <w:p w14:paraId="5D64DFF4" w14:textId="77777777" w:rsidR="001E646E" w:rsidRDefault="00000000">
      <w:pPr>
        <w:spacing w:line="360" w:lineRule="auto"/>
        <w:ind w:firstLine="420"/>
        <w:rPr>
          <w:rFonts w:ascii="宋体" w:eastAsia="宋体" w:hAnsi="宋体" w:hint="eastAsia"/>
        </w:rPr>
      </w:pPr>
      <w:r>
        <w:rPr>
          <w:rFonts w:ascii="宋体" w:eastAsia="宋体" w:hAnsi="宋体" w:hint="eastAsia"/>
        </w:rPr>
        <w:t>开发期限：一年</w:t>
      </w:r>
    </w:p>
    <w:p w14:paraId="01F08C0E" w14:textId="77777777" w:rsidR="001E646E" w:rsidRDefault="001E646E">
      <w:pPr>
        <w:rPr>
          <w:rFonts w:ascii="宋体" w:eastAsia="宋体" w:hAnsi="宋体" w:hint="eastAsia"/>
        </w:rPr>
      </w:pPr>
    </w:p>
    <w:p w14:paraId="0439A498" w14:textId="77777777" w:rsidR="001E646E" w:rsidRDefault="00000000">
      <w:pPr>
        <w:pStyle w:val="1"/>
        <w:rPr>
          <w:rFonts w:ascii="华文中宋" w:eastAsia="华文中宋" w:hAnsi="华文中宋" w:hint="eastAsia"/>
          <w:sz w:val="32"/>
          <w:szCs w:val="32"/>
        </w:rPr>
      </w:pPr>
      <w:bookmarkStart w:id="15" w:name="_Toc148635494"/>
      <w:r>
        <w:rPr>
          <w:rFonts w:ascii="华文中宋" w:eastAsia="华文中宋" w:hAnsi="华文中宋" w:hint="eastAsia"/>
          <w:sz w:val="32"/>
          <w:szCs w:val="32"/>
        </w:rPr>
        <w:t>三、需求规定</w:t>
      </w:r>
      <w:bookmarkEnd w:id="15"/>
    </w:p>
    <w:p w14:paraId="326C14D8" w14:textId="77777777" w:rsidR="001E646E" w:rsidRDefault="00000000">
      <w:pPr>
        <w:pStyle w:val="2"/>
        <w:rPr>
          <w:rFonts w:hint="eastAsia"/>
        </w:rPr>
      </w:pPr>
      <w:bookmarkStart w:id="16" w:name="_Toc148635495"/>
      <w:r>
        <w:rPr>
          <w:rFonts w:hint="eastAsia"/>
        </w:rPr>
        <w:t>1</w:t>
      </w:r>
      <w:r>
        <w:rPr>
          <w:rFonts w:hint="eastAsia"/>
        </w:rPr>
        <w:t>、功能规定</w:t>
      </w:r>
      <w:bookmarkEnd w:id="16"/>
    </w:p>
    <w:p w14:paraId="776860B9" w14:textId="77777777" w:rsidR="001E646E" w:rsidRDefault="00000000">
      <w:pPr>
        <w:pStyle w:val="3"/>
        <w:rPr>
          <w:rFonts w:hint="eastAsia"/>
        </w:rPr>
      </w:pPr>
      <w:bookmarkStart w:id="17" w:name="_Toc148635496"/>
      <w:r>
        <w:rPr>
          <w:rFonts w:hint="eastAsia"/>
        </w:rPr>
        <w:t>1</w:t>
      </w:r>
      <w:r>
        <w:t>.1</w:t>
      </w:r>
      <w:r>
        <w:rPr>
          <w:rFonts w:hint="eastAsia"/>
        </w:rPr>
        <w:t>模块</w:t>
      </w:r>
      <w:bookmarkEnd w:id="17"/>
    </w:p>
    <w:p w14:paraId="7A5387FC" w14:textId="77777777" w:rsidR="001E646E" w:rsidRDefault="00000000">
      <w:pPr>
        <w:pStyle w:val="4"/>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w:t>
      </w:r>
      <w:r>
        <w:rPr>
          <w:rFonts w:ascii="宋体" w:hAnsi="宋体"/>
          <w:szCs w:val="21"/>
        </w:rPr>
        <w:t>1</w:t>
      </w:r>
      <w:r>
        <w:rPr>
          <w:rFonts w:ascii="宋体" w:hAnsi="宋体" w:hint="eastAsia"/>
          <w:szCs w:val="21"/>
        </w:rPr>
        <w:t>账户信息管理模块</w:t>
      </w:r>
    </w:p>
    <w:p w14:paraId="7194D0FF" w14:textId="2D263A30" w:rsidR="001E646E" w:rsidRDefault="00000000">
      <w:pPr>
        <w:pStyle w:val="af2"/>
        <w:ind w:left="360"/>
        <w:rPr>
          <w:rFonts w:ascii="宋体" w:eastAsia="宋体" w:hAnsi="宋体" w:hint="eastAsia"/>
        </w:rPr>
      </w:pPr>
      <w:r>
        <w:rPr>
          <w:rFonts w:ascii="宋体" w:eastAsia="宋体" w:hAnsi="宋体" w:hint="eastAsia"/>
        </w:rPr>
        <w:t xml:space="preserve">该模块实现对进行用户信息增添、删除、查找、修改等操作，分别对应于用户的注册、注销、登录、查找用户、修改用户信息功能。 </w:t>
      </w:r>
    </w:p>
    <w:p w14:paraId="7522A99D" w14:textId="4E994CD4" w:rsidR="001E646E" w:rsidRDefault="001F40F6">
      <w:pPr>
        <w:pStyle w:val="af2"/>
        <w:ind w:left="360" w:firstLineChars="0" w:firstLine="0"/>
        <w:rPr>
          <w:rFonts w:ascii="宋体" w:eastAsia="宋体" w:hAnsi="宋体" w:hint="eastAsia"/>
          <w:b/>
          <w:bCs/>
        </w:rPr>
      </w:pPr>
      <w:r>
        <w:rPr>
          <w:rFonts w:ascii="宋体" w:eastAsia="宋体" w:hAnsi="宋体" w:hint="eastAsia"/>
          <w:b/>
          <w:bCs/>
        </w:rPr>
        <w:fldChar w:fldCharType="begin"/>
      </w:r>
      <w:r>
        <w:rPr>
          <w:rFonts w:ascii="宋体" w:eastAsia="宋体" w:hAnsi="宋体" w:hint="eastAsia"/>
          <w:b/>
          <w:bCs/>
        </w:rPr>
        <w:instrText xml:space="preserve"> = 1 \* GB3 </w:instrText>
      </w:r>
      <w:r>
        <w:rPr>
          <w:rFonts w:ascii="宋体" w:eastAsia="宋体" w:hAnsi="宋体" w:hint="eastAsia"/>
          <w:b/>
          <w:bCs/>
        </w:rPr>
        <w:fldChar w:fldCharType="separate"/>
      </w:r>
      <w:r>
        <w:rPr>
          <w:rFonts w:ascii="宋体" w:eastAsia="宋体" w:hAnsi="宋体" w:hint="eastAsia"/>
          <w:b/>
          <w:bCs/>
          <w:noProof/>
        </w:rPr>
        <w:t>①</w:t>
      </w:r>
      <w:r>
        <w:rPr>
          <w:rFonts w:ascii="宋体" w:eastAsia="宋体" w:hAnsi="宋体" w:hint="eastAsia"/>
          <w:b/>
          <w:bCs/>
        </w:rPr>
        <w:fldChar w:fldCharType="end"/>
      </w:r>
      <w:r>
        <w:rPr>
          <w:rFonts w:ascii="宋体" w:eastAsia="宋体" w:hAnsi="宋体" w:hint="eastAsia"/>
          <w:b/>
          <w:bCs/>
        </w:rPr>
        <w:t>用户注册</w:t>
      </w:r>
    </w:p>
    <w:p w14:paraId="4DD1EA4A" w14:textId="77777777" w:rsidR="001E646E" w:rsidRDefault="00000000">
      <w:pPr>
        <w:pStyle w:val="af2"/>
        <w:ind w:left="360" w:firstLineChars="0" w:firstLine="0"/>
        <w:rPr>
          <w:rFonts w:ascii="宋体" w:eastAsia="宋体" w:hAnsi="宋体" w:hint="eastAsia"/>
        </w:rPr>
      </w:pPr>
      <w:r>
        <w:rPr>
          <w:rFonts w:ascii="宋体" w:eastAsia="宋体" w:hAnsi="宋体" w:hint="eastAsia"/>
        </w:rPr>
        <w:t>用户应该使用手机号或邮箱作为账号并设置密码进行注册。</w:t>
      </w:r>
    </w:p>
    <w:p w14:paraId="0915F546" w14:textId="77777777" w:rsidR="001E646E" w:rsidRDefault="00000000">
      <w:pPr>
        <w:pStyle w:val="af2"/>
        <w:ind w:left="360" w:firstLineChars="0" w:firstLine="0"/>
        <w:rPr>
          <w:rFonts w:ascii="宋体" w:eastAsia="宋体" w:hAnsi="宋体" w:hint="eastAsia"/>
        </w:rPr>
      </w:pPr>
      <w:r>
        <w:rPr>
          <w:rFonts w:ascii="宋体" w:eastAsia="宋体" w:hAnsi="宋体" w:hint="eastAsia"/>
        </w:rPr>
        <w:t>在注册过程中，需要检验用户的账号（所用来注册的手机号与邮箱）是否已经被注册使用过，要求同一个账号名下的账户不能被重复注册。</w:t>
      </w:r>
    </w:p>
    <w:p w14:paraId="2A6F307C" w14:textId="77777777" w:rsidR="001E646E" w:rsidRDefault="00000000">
      <w:pPr>
        <w:pStyle w:val="af2"/>
        <w:ind w:left="360" w:firstLineChars="0" w:firstLine="0"/>
        <w:rPr>
          <w:rFonts w:ascii="宋体" w:eastAsia="宋体" w:hAnsi="宋体" w:hint="eastAsia"/>
        </w:rPr>
      </w:pPr>
      <w:r>
        <w:rPr>
          <w:rFonts w:ascii="宋体" w:eastAsia="宋体" w:hAnsi="宋体" w:hint="eastAsia"/>
        </w:rPr>
        <w:t>用户在注册时需输入两次密码，并检验两次密码是否相同，若不相同需要重新输入。</w:t>
      </w:r>
    </w:p>
    <w:p w14:paraId="06A3C56A" w14:textId="77777777" w:rsidR="001E646E" w:rsidRDefault="00000000">
      <w:pPr>
        <w:pStyle w:val="af2"/>
        <w:ind w:left="360" w:firstLineChars="0" w:firstLine="0"/>
        <w:rPr>
          <w:rFonts w:ascii="宋体" w:eastAsia="宋体" w:hAnsi="宋体" w:hint="eastAsia"/>
        </w:rPr>
      </w:pPr>
      <w:r>
        <w:rPr>
          <w:rFonts w:ascii="宋体" w:eastAsia="宋体" w:hAnsi="宋体" w:hint="eastAsia"/>
        </w:rPr>
        <w:t>完成账号密码输入后需要填写对应账号接收到的验证码，正确输入验证码后注册成功并可登录系统，否则注册失败。</w:t>
      </w:r>
    </w:p>
    <w:p w14:paraId="7E2DDA46" w14:textId="21E96973" w:rsidR="001F40F6" w:rsidRDefault="00000000" w:rsidP="001F40F6">
      <w:pPr>
        <w:pStyle w:val="af2"/>
        <w:ind w:left="360" w:firstLineChars="0" w:firstLine="0"/>
        <w:rPr>
          <w:rFonts w:ascii="宋体" w:eastAsia="宋体" w:hAnsi="宋体" w:hint="eastAsia"/>
        </w:rPr>
      </w:pPr>
      <w:r>
        <w:rPr>
          <w:rFonts w:ascii="宋体" w:eastAsia="宋体" w:hAnsi="宋体" w:hint="eastAsia"/>
        </w:rPr>
        <w:t>管理员无需注册，账号由后台分配。</w:t>
      </w:r>
    </w:p>
    <w:p w14:paraId="4CE48147" w14:textId="1F64EEE7" w:rsidR="001E646E" w:rsidRPr="001F40F6" w:rsidRDefault="00000000" w:rsidP="001F40F6">
      <w:pPr>
        <w:pStyle w:val="af2"/>
        <w:ind w:left="360" w:firstLineChars="0" w:firstLine="0"/>
        <w:rPr>
          <w:rFonts w:ascii="宋体" w:eastAsia="宋体" w:hAnsi="宋体" w:hint="eastAsia"/>
        </w:rPr>
      </w:pPr>
      <w:r w:rsidRPr="001F40F6">
        <w:rPr>
          <w:rFonts w:ascii="宋体" w:eastAsia="宋体" w:hAnsi="宋体" w:hint="eastAsia"/>
          <w:b/>
          <w:bCs/>
        </w:rPr>
        <w:t>②用户登录</w:t>
      </w:r>
    </w:p>
    <w:p w14:paraId="75406917" w14:textId="77777777" w:rsidR="001E646E" w:rsidRDefault="00000000">
      <w:pPr>
        <w:pStyle w:val="af2"/>
        <w:ind w:left="360" w:firstLineChars="0" w:firstLine="0"/>
        <w:rPr>
          <w:rFonts w:ascii="宋体" w:eastAsia="宋体" w:hAnsi="宋体" w:hint="eastAsia"/>
        </w:rPr>
      </w:pPr>
      <w:r>
        <w:rPr>
          <w:rFonts w:ascii="宋体" w:eastAsia="宋体" w:hAnsi="宋体" w:hint="eastAsia"/>
        </w:rPr>
        <w:t>用户使用注册成功的账号并依次输入密码和验证码（系统自动生成）进行登录；或者可</w:t>
      </w:r>
      <w:r>
        <w:rPr>
          <w:rFonts w:ascii="宋体" w:eastAsia="宋体" w:hAnsi="宋体" w:hint="eastAsia"/>
        </w:rPr>
        <w:lastRenderedPageBreak/>
        <w:t>以通过使用账户手机号/邮箱+验证码（需要系统发送）验证的方式进行登录；</w:t>
      </w:r>
    </w:p>
    <w:p w14:paraId="430C9190" w14:textId="77777777" w:rsidR="001E646E" w:rsidRDefault="00000000">
      <w:pPr>
        <w:pStyle w:val="af2"/>
        <w:ind w:left="360" w:firstLineChars="0" w:firstLine="0"/>
        <w:rPr>
          <w:rFonts w:ascii="宋体" w:eastAsia="宋体" w:hAnsi="宋体" w:hint="eastAsia"/>
        </w:rPr>
      </w:pPr>
      <w:r>
        <w:rPr>
          <w:rFonts w:ascii="宋体" w:eastAsia="宋体" w:hAnsi="宋体" w:hint="eastAsia"/>
        </w:rPr>
        <w:t>其中需要检验登录使用的账户是否存在，密码，验证码是否正确，提交登陆后提示是否登录成功，登录成功则跳转系统页面。</w:t>
      </w:r>
    </w:p>
    <w:p w14:paraId="5439250B" w14:textId="77777777" w:rsidR="001E646E" w:rsidRDefault="00000000">
      <w:pPr>
        <w:pStyle w:val="af2"/>
        <w:ind w:left="360" w:firstLineChars="0" w:firstLine="0"/>
        <w:rPr>
          <w:rFonts w:ascii="宋体" w:eastAsia="宋体" w:hAnsi="宋体" w:hint="eastAsia"/>
          <w:b/>
          <w:bCs/>
        </w:rPr>
      </w:pPr>
      <w:r>
        <w:rPr>
          <w:rFonts w:ascii="宋体" w:eastAsia="宋体" w:hAnsi="宋体" w:hint="eastAsia"/>
          <w:b/>
          <w:bCs/>
        </w:rPr>
        <w:t>③修改用户信息</w:t>
      </w:r>
    </w:p>
    <w:p w14:paraId="2F4EE7C5" w14:textId="77777777" w:rsidR="001E646E" w:rsidRDefault="00000000">
      <w:pPr>
        <w:pStyle w:val="af2"/>
        <w:ind w:left="360" w:firstLineChars="0" w:firstLine="0"/>
        <w:rPr>
          <w:rFonts w:ascii="宋体" w:eastAsia="宋体" w:hAnsi="宋体" w:hint="eastAsia"/>
        </w:rPr>
      </w:pPr>
      <w:r>
        <w:rPr>
          <w:rFonts w:ascii="宋体" w:eastAsia="宋体" w:hAnsi="宋体" w:hint="eastAsia"/>
        </w:rPr>
        <w:t>登陆后用户可以通过该功能修改自己的用户信息，例如：用户名（注册后初始为系统设置的默认名），个人信息，联系方式、密码等项目。</w:t>
      </w:r>
    </w:p>
    <w:p w14:paraId="011E4311" w14:textId="77777777" w:rsidR="001E646E" w:rsidRDefault="00000000">
      <w:pPr>
        <w:pStyle w:val="af2"/>
        <w:ind w:left="360" w:firstLineChars="0" w:firstLine="0"/>
        <w:rPr>
          <w:rFonts w:ascii="宋体" w:eastAsia="宋体" w:hAnsi="宋体" w:hint="eastAsia"/>
        </w:rPr>
      </w:pPr>
      <w:r>
        <w:rPr>
          <w:rFonts w:ascii="宋体" w:eastAsia="宋体" w:hAnsi="宋体" w:hint="eastAsia"/>
        </w:rPr>
        <w:t>管理员可以修改任意用户的用户信息和密码。</w:t>
      </w:r>
    </w:p>
    <w:p w14:paraId="00FF9622" w14:textId="77777777" w:rsidR="001E646E" w:rsidRDefault="00000000">
      <w:pPr>
        <w:pStyle w:val="af2"/>
        <w:ind w:left="360" w:firstLineChars="0" w:firstLine="0"/>
        <w:rPr>
          <w:rFonts w:ascii="宋体" w:eastAsia="宋体" w:hAnsi="宋体" w:hint="eastAsia"/>
          <w:b/>
          <w:bCs/>
        </w:rPr>
      </w:pPr>
      <w:r>
        <w:rPr>
          <w:rFonts w:ascii="宋体" w:eastAsia="宋体" w:hAnsi="宋体" w:hint="eastAsia"/>
          <w:b/>
          <w:bCs/>
        </w:rPr>
        <w:t>④注销账号</w:t>
      </w:r>
    </w:p>
    <w:p w14:paraId="682F373E" w14:textId="77777777" w:rsidR="001E646E" w:rsidRDefault="00000000">
      <w:pPr>
        <w:pStyle w:val="af2"/>
        <w:ind w:left="360" w:firstLineChars="0" w:firstLine="0"/>
        <w:rPr>
          <w:rFonts w:ascii="宋体" w:eastAsia="宋体" w:hAnsi="宋体" w:hint="eastAsia"/>
        </w:rPr>
      </w:pPr>
      <w:r>
        <w:rPr>
          <w:rFonts w:ascii="宋体" w:eastAsia="宋体" w:hAnsi="宋体" w:hint="eastAsia"/>
        </w:rPr>
        <w:t>登录后用户可以通过该功能注销账户，注销后将不可登录，需重新注册。</w:t>
      </w:r>
    </w:p>
    <w:p w14:paraId="045D1077" w14:textId="66BB1839" w:rsidR="001E646E" w:rsidRDefault="00746198">
      <w:pPr>
        <w:pStyle w:val="af2"/>
        <w:ind w:left="360" w:firstLineChars="0" w:firstLine="0"/>
        <w:rPr>
          <w:rFonts w:ascii="宋体" w:eastAsia="宋体" w:hAnsi="宋体" w:hint="eastAsia"/>
          <w:b/>
          <w:bCs/>
        </w:rPr>
      </w:pPr>
      <w:r>
        <w:rPr>
          <w:rFonts w:ascii="宋体" w:eastAsia="宋体" w:hAnsi="宋体" w:hint="eastAsia"/>
          <w:b/>
          <w:bCs/>
        </w:rPr>
        <w:fldChar w:fldCharType="begin"/>
      </w:r>
      <w:r>
        <w:rPr>
          <w:rFonts w:ascii="宋体" w:eastAsia="宋体" w:hAnsi="宋体" w:hint="eastAsia"/>
          <w:b/>
          <w:bCs/>
        </w:rPr>
        <w:instrText xml:space="preserve"> eq \o\ac(○,5)</w:instrText>
      </w:r>
      <w:r>
        <w:rPr>
          <w:rFonts w:ascii="宋体" w:eastAsia="宋体" w:hAnsi="宋体" w:hint="eastAsia"/>
          <w:b/>
          <w:bCs/>
        </w:rPr>
        <w:fldChar w:fldCharType="end"/>
      </w:r>
      <w:r>
        <w:rPr>
          <w:rFonts w:ascii="宋体" w:eastAsia="宋体" w:hAnsi="宋体" w:hint="eastAsia"/>
          <w:b/>
          <w:bCs/>
        </w:rPr>
        <w:t>查询账户</w:t>
      </w:r>
    </w:p>
    <w:p w14:paraId="014D4CB9" w14:textId="77777777" w:rsidR="001E646E" w:rsidRDefault="00000000">
      <w:pPr>
        <w:pStyle w:val="af2"/>
        <w:ind w:left="360" w:firstLineChars="0" w:firstLine="0"/>
        <w:rPr>
          <w:rFonts w:ascii="宋体" w:eastAsia="宋体" w:hAnsi="宋体" w:hint="eastAsia"/>
        </w:rPr>
      </w:pPr>
      <w:r>
        <w:rPr>
          <w:rFonts w:ascii="宋体" w:eastAsia="宋体" w:hAnsi="宋体" w:hint="eastAsia"/>
        </w:rPr>
        <w:t>管理员登陆后可以通过用户名，账号名等信息查找相关用户。</w:t>
      </w:r>
    </w:p>
    <w:p w14:paraId="0D84FE1F" w14:textId="329D42E9" w:rsidR="001E646E" w:rsidRDefault="00746198">
      <w:pPr>
        <w:pStyle w:val="af2"/>
        <w:ind w:left="360" w:firstLineChars="0" w:firstLine="0"/>
        <w:rPr>
          <w:rFonts w:ascii="宋体" w:eastAsia="宋体" w:hAnsi="宋体" w:hint="eastAsia"/>
          <w:b/>
          <w:bCs/>
        </w:rPr>
      </w:pPr>
      <w:r>
        <w:rPr>
          <w:rFonts w:ascii="宋体" w:eastAsia="宋体" w:hAnsi="宋体" w:hint="eastAsia"/>
          <w:b/>
          <w:bCs/>
        </w:rPr>
        <w:fldChar w:fldCharType="begin"/>
      </w:r>
      <w:r>
        <w:rPr>
          <w:rFonts w:ascii="宋体" w:eastAsia="宋体" w:hAnsi="宋体" w:hint="eastAsia"/>
          <w:b/>
          <w:bCs/>
        </w:rPr>
        <w:instrText xml:space="preserve"> eq \o\ac(○,6)</w:instrText>
      </w:r>
      <w:r>
        <w:rPr>
          <w:rFonts w:ascii="宋体" w:eastAsia="宋体" w:hAnsi="宋体" w:hint="eastAsia"/>
          <w:b/>
          <w:bCs/>
        </w:rPr>
        <w:fldChar w:fldCharType="end"/>
      </w:r>
      <w:r>
        <w:rPr>
          <w:rFonts w:ascii="宋体" w:eastAsia="宋体" w:hAnsi="宋体" w:hint="eastAsia"/>
          <w:b/>
          <w:bCs/>
        </w:rPr>
        <w:t>找回密码</w:t>
      </w:r>
    </w:p>
    <w:p w14:paraId="15914EAF" w14:textId="2FAB9A89" w:rsidR="001F40F6" w:rsidRPr="001F40F6" w:rsidRDefault="00000000" w:rsidP="001F40F6">
      <w:pPr>
        <w:pStyle w:val="af2"/>
        <w:ind w:left="360" w:firstLineChars="0" w:firstLine="0"/>
        <w:rPr>
          <w:rFonts w:ascii="宋体" w:eastAsia="宋体" w:hAnsi="宋体" w:hint="eastAsia"/>
        </w:rPr>
      </w:pPr>
      <w:r>
        <w:rPr>
          <w:rFonts w:ascii="宋体" w:eastAsia="宋体" w:hAnsi="宋体" w:hint="eastAsia"/>
        </w:rPr>
        <w:t>用户可以通过该功能找回自己遗忘的密码。</w:t>
      </w:r>
    </w:p>
    <w:p w14:paraId="537A4A31" w14:textId="77777777" w:rsidR="001E646E" w:rsidRDefault="001E646E">
      <w:pPr>
        <w:rPr>
          <w:rFonts w:hint="eastAsia"/>
        </w:rPr>
      </w:pPr>
    </w:p>
    <w:p w14:paraId="157D2E8B" w14:textId="0CDD69A4" w:rsidR="001E646E" w:rsidRPr="00792E69" w:rsidRDefault="00000000">
      <w:pPr>
        <w:pStyle w:val="4"/>
        <w:rPr>
          <w:rFonts w:ascii="宋体" w:hAnsi="宋体" w:hint="eastAsia"/>
          <w:szCs w:val="21"/>
        </w:rPr>
      </w:pPr>
      <w:r w:rsidRPr="00792E69">
        <w:rPr>
          <w:rFonts w:ascii="宋体" w:hAnsi="宋体" w:hint="eastAsia"/>
          <w:szCs w:val="21"/>
        </w:rPr>
        <w:t>1</w:t>
      </w:r>
      <w:r w:rsidRPr="00792E69">
        <w:rPr>
          <w:rFonts w:ascii="宋体" w:hAnsi="宋体"/>
          <w:szCs w:val="21"/>
        </w:rPr>
        <w:t>.1.2</w:t>
      </w:r>
      <w:r w:rsidR="00792E69">
        <w:rPr>
          <w:rFonts w:ascii="宋体" w:hAnsi="宋体" w:hint="eastAsia"/>
          <w:szCs w:val="21"/>
        </w:rPr>
        <w:t>打卡记录</w:t>
      </w:r>
      <w:r w:rsidRPr="00792E69">
        <w:rPr>
          <w:rFonts w:ascii="宋体" w:hAnsi="宋体" w:hint="eastAsia"/>
          <w:szCs w:val="21"/>
        </w:rPr>
        <w:t>管理模块</w:t>
      </w:r>
    </w:p>
    <w:p w14:paraId="596AE44D" w14:textId="77777777" w:rsidR="00792E69" w:rsidRPr="00792E69" w:rsidRDefault="00792E69" w:rsidP="00792E69">
      <w:pPr>
        <w:pStyle w:val="af2"/>
        <w:ind w:left="357"/>
        <w:rPr>
          <w:rFonts w:ascii="宋体" w:eastAsia="宋体" w:hAnsi="宋体" w:hint="eastAsia"/>
        </w:rPr>
      </w:pPr>
      <w:r w:rsidRPr="00792E69">
        <w:rPr>
          <w:rFonts w:ascii="宋体" w:eastAsia="宋体" w:hAnsi="宋体" w:hint="eastAsia"/>
        </w:rPr>
        <w:t>该模块用于实现对运动打卡记录的增加、删除、查看、查询（按照具体日期）等功能。</w:t>
      </w:r>
    </w:p>
    <w:p w14:paraId="22677049" w14:textId="1E444E10" w:rsidR="00792E69" w:rsidRPr="00B17ACD" w:rsidRDefault="00792E69" w:rsidP="00B17ACD">
      <w:pPr>
        <w:pStyle w:val="af2"/>
        <w:numPr>
          <w:ilvl w:val="0"/>
          <w:numId w:val="7"/>
        </w:numPr>
        <w:ind w:firstLineChars="0"/>
        <w:rPr>
          <w:rFonts w:ascii="宋体" w:eastAsia="宋体" w:hAnsi="宋体" w:hint="eastAsia"/>
          <w:b/>
          <w:bCs/>
        </w:rPr>
      </w:pPr>
      <w:r w:rsidRPr="00B17ACD">
        <w:rPr>
          <w:rFonts w:ascii="宋体" w:eastAsia="宋体" w:hAnsi="宋体" w:hint="eastAsia"/>
          <w:b/>
          <w:bCs/>
        </w:rPr>
        <w:t>增加打卡记录</w:t>
      </w:r>
    </w:p>
    <w:p w14:paraId="754B739D" w14:textId="3D73811F" w:rsidR="00792E69" w:rsidRPr="00792E69" w:rsidRDefault="00792E69" w:rsidP="00792E69">
      <w:pPr>
        <w:pStyle w:val="af2"/>
        <w:ind w:left="360" w:firstLineChars="0" w:firstLine="0"/>
        <w:rPr>
          <w:rFonts w:ascii="宋体" w:eastAsia="宋体" w:hAnsi="宋体" w:hint="eastAsia"/>
        </w:rPr>
      </w:pPr>
      <w:r w:rsidRPr="00792E69">
        <w:rPr>
          <w:rFonts w:ascii="宋体" w:eastAsia="宋体" w:hAnsi="宋体" w:hint="eastAsia"/>
        </w:rPr>
        <w:t>用户运动时添加打卡记录，包括日期、运动类型、</w:t>
      </w:r>
      <w:r w:rsidR="00F768E0">
        <w:rPr>
          <w:rFonts w:ascii="宋体" w:eastAsia="宋体" w:hAnsi="宋体" w:hint="eastAsia"/>
        </w:rPr>
        <w:t>通过开始时间和结束时间计算得出</w:t>
      </w:r>
      <w:r w:rsidRPr="00792E69">
        <w:rPr>
          <w:rFonts w:ascii="宋体" w:eastAsia="宋体" w:hAnsi="宋体" w:hint="eastAsia"/>
        </w:rPr>
        <w:t>运动时长、</w:t>
      </w:r>
      <w:r w:rsidR="00F768E0">
        <w:rPr>
          <w:rFonts w:ascii="宋体" w:eastAsia="宋体" w:hAnsi="宋体" w:hint="eastAsia"/>
        </w:rPr>
        <w:t>根据</w:t>
      </w:r>
      <w:commentRangeStart w:id="18"/>
      <w:r w:rsidR="00F768E0">
        <w:rPr>
          <w:rFonts w:ascii="宋体" w:eastAsia="宋体" w:hAnsi="宋体" w:hint="eastAsia"/>
        </w:rPr>
        <w:t>搜索引擎上各项运动平均消耗</w:t>
      </w:r>
      <w:commentRangeEnd w:id="18"/>
      <w:r w:rsidR="00B17ACD">
        <w:rPr>
          <w:rStyle w:val="af"/>
        </w:rPr>
        <w:commentReference w:id="18"/>
      </w:r>
      <w:r w:rsidR="00F768E0">
        <w:rPr>
          <w:rFonts w:ascii="宋体" w:eastAsia="宋体" w:hAnsi="宋体" w:hint="eastAsia"/>
        </w:rPr>
        <w:t>与时长计算得出</w:t>
      </w:r>
      <w:r w:rsidRPr="00792E69">
        <w:rPr>
          <w:rFonts w:ascii="宋体" w:eastAsia="宋体" w:hAnsi="宋体" w:hint="eastAsia"/>
        </w:rPr>
        <w:t>消耗的卡路里等信息。</w:t>
      </w:r>
    </w:p>
    <w:p w14:paraId="6A9F38BB" w14:textId="4CAA0675" w:rsidR="00792E69" w:rsidRPr="00792E69" w:rsidRDefault="00792E69" w:rsidP="00792E69">
      <w:pPr>
        <w:ind w:firstLine="359"/>
        <w:rPr>
          <w:rFonts w:ascii="宋体" w:eastAsia="宋体" w:hAnsi="宋体" w:hint="eastAsia"/>
          <w:b/>
          <w:bCs/>
        </w:rPr>
      </w:pPr>
      <w:r>
        <w:rPr>
          <w:rFonts w:ascii="宋体" w:eastAsia="宋体" w:hAnsi="宋体" w:hint="eastAsia"/>
          <w:b/>
          <w:bCs/>
        </w:rPr>
        <w:fldChar w:fldCharType="begin"/>
      </w:r>
      <w:r>
        <w:rPr>
          <w:rFonts w:ascii="宋体" w:eastAsia="宋体" w:hAnsi="宋体" w:hint="eastAsia"/>
          <w:b/>
          <w:bCs/>
        </w:rPr>
        <w:instrText xml:space="preserve"> = 2 \* GB3 </w:instrText>
      </w:r>
      <w:r>
        <w:rPr>
          <w:rFonts w:ascii="宋体" w:eastAsia="宋体" w:hAnsi="宋体" w:hint="eastAsia"/>
          <w:b/>
          <w:bCs/>
        </w:rPr>
        <w:fldChar w:fldCharType="separate"/>
      </w:r>
      <w:r>
        <w:rPr>
          <w:rFonts w:ascii="宋体" w:eastAsia="宋体" w:hAnsi="宋体" w:hint="eastAsia"/>
          <w:b/>
          <w:bCs/>
          <w:noProof/>
        </w:rPr>
        <w:t>②</w:t>
      </w:r>
      <w:r>
        <w:rPr>
          <w:rFonts w:ascii="宋体" w:eastAsia="宋体" w:hAnsi="宋体" w:hint="eastAsia"/>
          <w:b/>
          <w:bCs/>
        </w:rPr>
        <w:fldChar w:fldCharType="end"/>
      </w:r>
      <w:r w:rsidRPr="00792E69">
        <w:rPr>
          <w:rFonts w:ascii="宋体" w:eastAsia="宋体" w:hAnsi="宋体" w:hint="eastAsia"/>
          <w:b/>
          <w:bCs/>
        </w:rPr>
        <w:t>删除打卡记录</w:t>
      </w:r>
    </w:p>
    <w:p w14:paraId="795050F2" w14:textId="77777777" w:rsidR="00792E69" w:rsidRPr="00792E69" w:rsidRDefault="00792E69" w:rsidP="00792E69">
      <w:pPr>
        <w:ind w:leftChars="171" w:left="359"/>
        <w:rPr>
          <w:rFonts w:ascii="宋体" w:eastAsia="宋体" w:hAnsi="宋体" w:hint="eastAsia"/>
        </w:rPr>
      </w:pPr>
      <w:r w:rsidRPr="00792E69">
        <w:rPr>
          <w:rFonts w:ascii="宋体" w:eastAsia="宋体" w:hAnsi="宋体" w:hint="eastAsia"/>
        </w:rPr>
        <w:t>用户可以删除自己创建的打卡记录。</w:t>
      </w:r>
    </w:p>
    <w:p w14:paraId="193E4D27" w14:textId="22960DC5" w:rsidR="00792E69" w:rsidRPr="00792E69" w:rsidRDefault="00792E69" w:rsidP="00792E69">
      <w:pPr>
        <w:ind w:firstLine="359"/>
        <w:rPr>
          <w:rFonts w:ascii="宋体" w:eastAsia="宋体" w:hAnsi="宋体" w:hint="eastAsia"/>
          <w:b/>
          <w:bCs/>
        </w:rPr>
      </w:pPr>
      <w:r>
        <w:rPr>
          <w:rFonts w:ascii="宋体" w:eastAsia="宋体" w:hAnsi="宋体" w:hint="eastAsia"/>
          <w:b/>
          <w:bCs/>
        </w:rPr>
        <w:fldChar w:fldCharType="begin"/>
      </w:r>
      <w:r>
        <w:rPr>
          <w:rFonts w:ascii="宋体" w:eastAsia="宋体" w:hAnsi="宋体" w:hint="eastAsia"/>
          <w:b/>
          <w:bCs/>
        </w:rPr>
        <w:instrText xml:space="preserve"> = 3 \* GB3 </w:instrText>
      </w:r>
      <w:r>
        <w:rPr>
          <w:rFonts w:ascii="宋体" w:eastAsia="宋体" w:hAnsi="宋体" w:hint="eastAsia"/>
          <w:b/>
          <w:bCs/>
        </w:rPr>
        <w:fldChar w:fldCharType="separate"/>
      </w:r>
      <w:r>
        <w:rPr>
          <w:rFonts w:ascii="宋体" w:eastAsia="宋体" w:hAnsi="宋体" w:hint="eastAsia"/>
          <w:b/>
          <w:bCs/>
          <w:noProof/>
        </w:rPr>
        <w:t>③</w:t>
      </w:r>
      <w:r>
        <w:rPr>
          <w:rFonts w:ascii="宋体" w:eastAsia="宋体" w:hAnsi="宋体" w:hint="eastAsia"/>
          <w:b/>
          <w:bCs/>
        </w:rPr>
        <w:fldChar w:fldCharType="end"/>
      </w:r>
      <w:r w:rsidRPr="00792E69">
        <w:rPr>
          <w:rFonts w:ascii="宋体" w:eastAsia="宋体" w:hAnsi="宋体" w:hint="eastAsia"/>
          <w:b/>
          <w:bCs/>
        </w:rPr>
        <w:t>查看打卡记录</w:t>
      </w:r>
    </w:p>
    <w:p w14:paraId="062280C0" w14:textId="77777777" w:rsidR="00792E69" w:rsidRPr="00792E69" w:rsidRDefault="00792E69" w:rsidP="00792E69">
      <w:pPr>
        <w:ind w:leftChars="171" w:left="359"/>
        <w:rPr>
          <w:rFonts w:ascii="宋体" w:eastAsia="宋体" w:hAnsi="宋体" w:hint="eastAsia"/>
        </w:rPr>
      </w:pPr>
      <w:r w:rsidRPr="00792E69">
        <w:rPr>
          <w:rFonts w:ascii="宋体" w:eastAsia="宋体" w:hAnsi="宋体" w:hint="eastAsia"/>
        </w:rPr>
        <w:t>用户可以查看自己所有的打卡记录。</w:t>
      </w:r>
    </w:p>
    <w:p w14:paraId="74B20656" w14:textId="4BFB9880" w:rsidR="00792E69" w:rsidRPr="00792E69" w:rsidRDefault="00792E69" w:rsidP="00792E69">
      <w:pPr>
        <w:ind w:firstLine="359"/>
        <w:rPr>
          <w:rFonts w:ascii="宋体" w:eastAsia="宋体" w:hAnsi="宋体" w:hint="eastAsia"/>
          <w:b/>
          <w:bCs/>
        </w:rPr>
      </w:pPr>
      <w:r>
        <w:rPr>
          <w:rFonts w:ascii="宋体" w:eastAsia="宋体" w:hAnsi="宋体" w:hint="eastAsia"/>
          <w:b/>
          <w:bCs/>
        </w:rPr>
        <w:fldChar w:fldCharType="begin"/>
      </w:r>
      <w:r>
        <w:rPr>
          <w:rFonts w:ascii="宋体" w:eastAsia="宋体" w:hAnsi="宋体" w:hint="eastAsia"/>
          <w:b/>
          <w:bCs/>
        </w:rPr>
        <w:instrText xml:space="preserve"> = 4 \* GB3 </w:instrText>
      </w:r>
      <w:r>
        <w:rPr>
          <w:rFonts w:ascii="宋体" w:eastAsia="宋体" w:hAnsi="宋体" w:hint="eastAsia"/>
          <w:b/>
          <w:bCs/>
        </w:rPr>
        <w:fldChar w:fldCharType="separate"/>
      </w:r>
      <w:r>
        <w:rPr>
          <w:rFonts w:ascii="宋体" w:eastAsia="宋体" w:hAnsi="宋体" w:hint="eastAsia"/>
          <w:b/>
          <w:bCs/>
          <w:noProof/>
        </w:rPr>
        <w:t>④</w:t>
      </w:r>
      <w:r>
        <w:rPr>
          <w:rFonts w:ascii="宋体" w:eastAsia="宋体" w:hAnsi="宋体" w:hint="eastAsia"/>
          <w:b/>
          <w:bCs/>
        </w:rPr>
        <w:fldChar w:fldCharType="end"/>
      </w:r>
      <w:r w:rsidRPr="00792E69">
        <w:rPr>
          <w:rFonts w:ascii="宋体" w:eastAsia="宋体" w:hAnsi="宋体" w:hint="eastAsia"/>
          <w:b/>
          <w:bCs/>
        </w:rPr>
        <w:t>按照日期查询打卡记录</w:t>
      </w:r>
    </w:p>
    <w:p w14:paraId="60B00971" w14:textId="6CAA011C" w:rsidR="001E646E" w:rsidRPr="00792E69" w:rsidRDefault="00792E69" w:rsidP="00792E69">
      <w:pPr>
        <w:ind w:leftChars="171" w:left="359"/>
        <w:rPr>
          <w:rFonts w:ascii="宋体" w:eastAsia="宋体" w:hAnsi="宋体" w:hint="eastAsia"/>
        </w:rPr>
      </w:pPr>
      <w:r w:rsidRPr="00792E69">
        <w:rPr>
          <w:rFonts w:ascii="宋体" w:eastAsia="宋体" w:hAnsi="宋体" w:hint="eastAsia"/>
        </w:rPr>
        <w:t>用户可按日期筛选打卡记录，方便明确某天的具体运动情况。</w:t>
      </w:r>
    </w:p>
    <w:p w14:paraId="65E7E5FB" w14:textId="31080DB3" w:rsidR="001E646E" w:rsidRPr="00D57F72" w:rsidRDefault="00000000">
      <w:pPr>
        <w:pStyle w:val="4"/>
        <w:rPr>
          <w:rFonts w:ascii="宋体" w:hAnsi="宋体" w:hint="eastAsia"/>
          <w:szCs w:val="21"/>
        </w:rPr>
      </w:pPr>
      <w:r w:rsidRPr="00D57F72">
        <w:rPr>
          <w:rFonts w:ascii="宋体" w:hAnsi="宋体" w:hint="eastAsia"/>
          <w:szCs w:val="21"/>
        </w:rPr>
        <w:t>1</w:t>
      </w:r>
      <w:r w:rsidRPr="00D57F72">
        <w:rPr>
          <w:rFonts w:ascii="宋体" w:hAnsi="宋体"/>
          <w:szCs w:val="21"/>
        </w:rPr>
        <w:t>.1.3</w:t>
      </w:r>
      <w:r w:rsidR="00D57F72" w:rsidRPr="00D57F72">
        <w:rPr>
          <w:rFonts w:ascii="宋体" w:hAnsi="宋体" w:hint="eastAsia"/>
          <w:szCs w:val="21"/>
        </w:rPr>
        <w:t>运动计划</w:t>
      </w:r>
      <w:r w:rsidR="00D57F72">
        <w:rPr>
          <w:rFonts w:ascii="宋体" w:hAnsi="宋体" w:hint="eastAsia"/>
          <w:szCs w:val="21"/>
        </w:rPr>
        <w:t>管理</w:t>
      </w:r>
      <w:r w:rsidR="00D57F72" w:rsidRPr="00D57F72">
        <w:rPr>
          <w:rFonts w:ascii="宋体" w:hAnsi="宋体" w:hint="eastAsia"/>
          <w:szCs w:val="21"/>
        </w:rPr>
        <w:t>模块</w:t>
      </w:r>
    </w:p>
    <w:p w14:paraId="09F36E14" w14:textId="7B50C84D" w:rsidR="00981422" w:rsidRPr="00981422" w:rsidRDefault="00981422" w:rsidP="00981422">
      <w:pPr>
        <w:ind w:left="357" w:firstLineChars="200" w:firstLine="420"/>
        <w:rPr>
          <w:rFonts w:ascii="宋体" w:eastAsia="宋体" w:hAnsi="宋体" w:hint="eastAsia"/>
        </w:rPr>
      </w:pPr>
      <w:r w:rsidRPr="00981422">
        <w:rPr>
          <w:rFonts w:ascii="宋体" w:eastAsia="宋体" w:hAnsi="宋体"/>
        </w:rPr>
        <w:t>训练计划旨在为用户提供科学、个性化、可持续的运动指导。允许</w:t>
      </w:r>
      <w:r w:rsidR="00DB3AC1">
        <w:rPr>
          <w:rFonts w:ascii="宋体" w:eastAsia="宋体" w:hAnsi="宋体" w:hint="eastAsia"/>
        </w:rPr>
        <w:t>个人</w:t>
      </w:r>
      <w:r w:rsidRPr="00981422">
        <w:rPr>
          <w:rFonts w:ascii="宋体" w:eastAsia="宋体" w:hAnsi="宋体"/>
        </w:rPr>
        <w:t>或教练为用户生成训练计划，并支持用户对计划进行全程跟踪与管理。</w:t>
      </w:r>
    </w:p>
    <w:p w14:paraId="47EAD8E0" w14:textId="21106005" w:rsidR="00981422" w:rsidRPr="00CD1822" w:rsidRDefault="00981422" w:rsidP="00981422">
      <w:pPr>
        <w:ind w:leftChars="100" w:left="210"/>
        <w:rPr>
          <w:rFonts w:hint="eastAsia"/>
          <w:b/>
          <w:bCs/>
        </w:rPr>
      </w:pPr>
      <w:r>
        <w:rPr>
          <w:rFonts w:hint="eastAsia"/>
          <w:b/>
          <w:bCs/>
        </w:rPr>
        <w:fldChar w:fldCharType="begin"/>
      </w:r>
      <w:r>
        <w:rPr>
          <w:rFonts w:hint="eastAsia"/>
          <w:b/>
          <w:bCs/>
        </w:rPr>
        <w:instrText xml:space="preserve"> = 1 \* GB3 </w:instrText>
      </w:r>
      <w:r>
        <w:rPr>
          <w:rFonts w:hint="eastAsia"/>
          <w:b/>
          <w:bCs/>
        </w:rPr>
        <w:fldChar w:fldCharType="separate"/>
      </w:r>
      <w:r>
        <w:rPr>
          <w:rFonts w:hint="eastAsia"/>
          <w:b/>
          <w:bCs/>
          <w:noProof/>
        </w:rPr>
        <w:t>①</w:t>
      </w:r>
      <w:r>
        <w:rPr>
          <w:rFonts w:hint="eastAsia"/>
          <w:b/>
          <w:bCs/>
        </w:rPr>
        <w:fldChar w:fldCharType="end"/>
      </w:r>
      <w:r w:rsidRPr="00CD1822">
        <w:rPr>
          <w:rFonts w:hint="eastAsia"/>
          <w:b/>
          <w:bCs/>
        </w:rPr>
        <w:t>创建训练计划</w:t>
      </w:r>
    </w:p>
    <w:p w14:paraId="178ED9B3" w14:textId="27FA1D0E"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fldChar w:fldCharType="begin"/>
      </w:r>
      <w:r w:rsidRPr="00632ECA">
        <w:rPr>
          <w:rFonts w:ascii="宋体" w:eastAsia="宋体" w:hAnsi="宋体" w:cs="宋体" w:hint="eastAsia"/>
          <w:color w:val="000000"/>
          <w:szCs w:val="21"/>
        </w:rPr>
        <w:instrText xml:space="preserve"> = 1 \* GB2 </w:instrText>
      </w:r>
      <w:r w:rsidRPr="00632ECA">
        <w:rPr>
          <w:rFonts w:ascii="宋体" w:eastAsia="宋体" w:hAnsi="宋体" w:cs="宋体" w:hint="eastAsia"/>
          <w:color w:val="000000"/>
          <w:szCs w:val="21"/>
        </w:rPr>
        <w:fldChar w:fldCharType="separate"/>
      </w:r>
      <w:r w:rsidRPr="00632ECA">
        <w:rPr>
          <w:rFonts w:ascii="宋体" w:eastAsia="宋体" w:hAnsi="宋体" w:cs="宋体" w:hint="eastAsia"/>
          <w:color w:val="000000"/>
          <w:szCs w:val="21"/>
        </w:rPr>
        <w:t>⑴</w:t>
      </w:r>
      <w:r w:rsidRPr="00632ECA">
        <w:rPr>
          <w:rFonts w:ascii="宋体" w:eastAsia="宋体" w:hAnsi="宋体" w:cs="宋体" w:hint="eastAsia"/>
          <w:color w:val="000000"/>
          <w:szCs w:val="21"/>
        </w:rPr>
        <w:fldChar w:fldCharType="end"/>
      </w:r>
      <w:r w:rsidRPr="00632ECA">
        <w:rPr>
          <w:rFonts w:ascii="宋体" w:eastAsia="宋体" w:hAnsi="宋体" w:cs="宋体" w:hint="eastAsia"/>
          <w:color w:val="000000"/>
          <w:szCs w:val="21"/>
        </w:rPr>
        <w:t>用户创建个人计划</w:t>
      </w:r>
    </w:p>
    <w:p w14:paraId="5E427713" w14:textId="652129EE"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用户</w:t>
      </w:r>
      <w:r w:rsidR="00F768E0">
        <w:rPr>
          <w:rFonts w:ascii="宋体" w:eastAsia="宋体" w:hAnsi="宋体" w:cs="宋体" w:hint="eastAsia"/>
          <w:color w:val="000000"/>
          <w:szCs w:val="21"/>
        </w:rPr>
        <w:t>可根据自身情况</w:t>
      </w:r>
      <w:r w:rsidRPr="00632ECA">
        <w:rPr>
          <w:rFonts w:ascii="宋体" w:eastAsia="宋体" w:hAnsi="宋体" w:cs="宋体" w:hint="eastAsia"/>
          <w:color w:val="000000"/>
          <w:szCs w:val="21"/>
        </w:rPr>
        <w:t>输入或选择以下关键信息</w:t>
      </w:r>
      <w:r w:rsidR="00F768E0">
        <w:rPr>
          <w:rFonts w:ascii="宋体" w:eastAsia="宋体" w:hAnsi="宋体" w:cs="宋体" w:hint="eastAsia"/>
          <w:color w:val="000000"/>
          <w:szCs w:val="21"/>
        </w:rPr>
        <w:t>创建运动计划</w:t>
      </w:r>
      <w:r w:rsidRPr="00632ECA">
        <w:rPr>
          <w:rFonts w:ascii="宋体" w:eastAsia="宋体" w:hAnsi="宋体" w:cs="宋体" w:hint="eastAsia"/>
          <w:color w:val="000000"/>
          <w:szCs w:val="21"/>
        </w:rPr>
        <w:t>：</w:t>
      </w:r>
    </w:p>
    <w:p w14:paraId="36DF05F2" w14:textId="77777777"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计划目标（标签）：如增肌、减脂、提升耐力、塑形等。</w:t>
      </w:r>
    </w:p>
    <w:p w14:paraId="24F3D9ED" w14:textId="77777777"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训练方式：如深蹲、慢跑、中长跑训练、推举+侧平举等。</w:t>
      </w:r>
    </w:p>
    <w:p w14:paraId="39FC17BD" w14:textId="77777777"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训练周期：例如4周、8周、12周。</w:t>
      </w:r>
    </w:p>
    <w:p w14:paraId="172781CF" w14:textId="77777777"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每周训练频率：如每周3练、5练、7练。</w:t>
      </w:r>
    </w:p>
    <w:p w14:paraId="61AB9500" w14:textId="77777777"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当前水平：初级、中级、高级。</w:t>
      </w:r>
    </w:p>
    <w:p w14:paraId="35864213" w14:textId="77777777" w:rsidR="00981422" w:rsidRPr="00CD1822" w:rsidRDefault="00981422" w:rsidP="00981422">
      <w:pPr>
        <w:ind w:leftChars="100" w:left="210"/>
        <w:rPr>
          <w:rFonts w:hint="eastAsia"/>
        </w:rPr>
      </w:pPr>
    </w:p>
    <w:p w14:paraId="7AA19C1B" w14:textId="26DCFFE2" w:rsidR="00981422" w:rsidRPr="00CD1822" w:rsidRDefault="00981422" w:rsidP="00981422">
      <w:pPr>
        <w:ind w:leftChars="100" w:left="210"/>
        <w:rPr>
          <w:rFonts w:hint="eastAsia"/>
          <w:b/>
          <w:bCs/>
        </w:rPr>
      </w:pPr>
      <w:r>
        <w:rPr>
          <w:rFonts w:hint="eastAsia"/>
          <w:b/>
          <w:bCs/>
        </w:rPr>
        <w:fldChar w:fldCharType="begin"/>
      </w:r>
      <w:r>
        <w:rPr>
          <w:rFonts w:hint="eastAsia"/>
          <w:b/>
          <w:bCs/>
        </w:rPr>
        <w:instrText xml:space="preserve"> = 2 \* GB3 </w:instrText>
      </w:r>
      <w:r>
        <w:rPr>
          <w:rFonts w:hint="eastAsia"/>
          <w:b/>
          <w:bCs/>
        </w:rPr>
        <w:fldChar w:fldCharType="separate"/>
      </w:r>
      <w:r>
        <w:rPr>
          <w:rFonts w:hint="eastAsia"/>
          <w:b/>
          <w:bCs/>
          <w:noProof/>
        </w:rPr>
        <w:t>②</w:t>
      </w:r>
      <w:r>
        <w:rPr>
          <w:rFonts w:hint="eastAsia"/>
          <w:b/>
          <w:bCs/>
        </w:rPr>
        <w:fldChar w:fldCharType="end"/>
      </w:r>
      <w:r w:rsidRPr="00CD1822">
        <w:rPr>
          <w:rFonts w:hint="eastAsia"/>
          <w:b/>
          <w:bCs/>
        </w:rPr>
        <w:t>查看训练计划</w:t>
      </w:r>
    </w:p>
    <w:p w14:paraId="71FFA053" w14:textId="3C0199AE"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用户可查看自己所有的训练计划，并可点击查看任一计划的</w:t>
      </w:r>
      <w:commentRangeStart w:id="19"/>
      <w:r w:rsidRPr="00632ECA">
        <w:rPr>
          <w:rFonts w:ascii="宋体" w:eastAsia="宋体" w:hAnsi="宋体" w:cs="宋体" w:hint="eastAsia"/>
          <w:color w:val="000000"/>
          <w:szCs w:val="21"/>
        </w:rPr>
        <w:t>每日详情</w:t>
      </w:r>
      <w:commentRangeEnd w:id="19"/>
      <w:r w:rsidR="00B17ACD">
        <w:rPr>
          <w:rStyle w:val="af"/>
        </w:rPr>
        <w:commentReference w:id="19"/>
      </w:r>
      <w:r w:rsidRPr="00632ECA">
        <w:rPr>
          <w:rFonts w:ascii="宋体" w:eastAsia="宋体" w:hAnsi="宋体" w:cs="宋体" w:hint="eastAsia"/>
          <w:color w:val="000000"/>
          <w:szCs w:val="21"/>
        </w:rPr>
        <w:t>。</w:t>
      </w:r>
    </w:p>
    <w:p w14:paraId="7E60237C" w14:textId="77777777" w:rsidR="00981422" w:rsidRPr="00CD1822" w:rsidRDefault="00981422" w:rsidP="00981422">
      <w:pPr>
        <w:ind w:leftChars="100" w:left="210"/>
        <w:rPr>
          <w:rFonts w:hint="eastAsia"/>
        </w:rPr>
      </w:pPr>
    </w:p>
    <w:p w14:paraId="493E582A" w14:textId="16A96DF4" w:rsidR="00981422" w:rsidRPr="00CD1822" w:rsidRDefault="00981422" w:rsidP="00981422">
      <w:pPr>
        <w:ind w:leftChars="100" w:left="210"/>
        <w:rPr>
          <w:rFonts w:hint="eastAsia"/>
          <w:b/>
          <w:bCs/>
        </w:rPr>
      </w:pPr>
      <w:r>
        <w:rPr>
          <w:rFonts w:hint="eastAsia"/>
          <w:b/>
          <w:bCs/>
        </w:rPr>
        <w:fldChar w:fldCharType="begin"/>
      </w:r>
      <w:r>
        <w:rPr>
          <w:rFonts w:hint="eastAsia"/>
          <w:b/>
          <w:bCs/>
        </w:rPr>
        <w:instrText xml:space="preserve"> = 3 \* GB3 </w:instrText>
      </w:r>
      <w:r>
        <w:rPr>
          <w:rFonts w:hint="eastAsia"/>
          <w:b/>
          <w:bCs/>
        </w:rPr>
        <w:fldChar w:fldCharType="separate"/>
      </w:r>
      <w:r>
        <w:rPr>
          <w:rFonts w:hint="eastAsia"/>
          <w:b/>
          <w:bCs/>
          <w:noProof/>
        </w:rPr>
        <w:t>③</w:t>
      </w:r>
      <w:r>
        <w:rPr>
          <w:rFonts w:hint="eastAsia"/>
          <w:b/>
          <w:bCs/>
        </w:rPr>
        <w:fldChar w:fldCharType="end"/>
      </w:r>
      <w:commentRangeStart w:id="20"/>
      <w:r w:rsidRPr="00CD1822">
        <w:rPr>
          <w:rFonts w:hint="eastAsia"/>
          <w:b/>
          <w:bCs/>
        </w:rPr>
        <w:t>收藏</w:t>
      </w:r>
      <w:commentRangeEnd w:id="20"/>
      <w:r w:rsidR="00B17ACD">
        <w:rPr>
          <w:rStyle w:val="af"/>
        </w:rPr>
        <w:commentReference w:id="20"/>
      </w:r>
      <w:r w:rsidRPr="00CD1822">
        <w:rPr>
          <w:rFonts w:hint="eastAsia"/>
          <w:b/>
          <w:bCs/>
        </w:rPr>
        <w:t>与启用计划</w:t>
      </w:r>
    </w:p>
    <w:p w14:paraId="77C91081" w14:textId="15279E7C"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用户可以将感兴趣的公共教练计划或系统计划收藏至个人收藏夹，方便日后快速查找。当决定训练时，可直接从收藏夹中一键启用该计划。</w:t>
      </w:r>
    </w:p>
    <w:p w14:paraId="778B2F7A" w14:textId="77777777" w:rsidR="00981422" w:rsidRPr="00CD1822" w:rsidRDefault="00981422" w:rsidP="00981422">
      <w:pPr>
        <w:ind w:leftChars="100" w:left="210"/>
        <w:rPr>
          <w:rFonts w:hint="eastAsia"/>
        </w:rPr>
      </w:pPr>
    </w:p>
    <w:p w14:paraId="31A95D06" w14:textId="334C9E52" w:rsidR="00981422" w:rsidRPr="00CD1822" w:rsidRDefault="00981422" w:rsidP="00981422">
      <w:pPr>
        <w:ind w:leftChars="100" w:left="210"/>
        <w:rPr>
          <w:rFonts w:hint="eastAsia"/>
          <w:b/>
          <w:bCs/>
        </w:rPr>
      </w:pPr>
      <w:r>
        <w:rPr>
          <w:rFonts w:hint="eastAsia"/>
          <w:b/>
          <w:bCs/>
        </w:rPr>
        <w:fldChar w:fldCharType="begin"/>
      </w:r>
      <w:r>
        <w:rPr>
          <w:rFonts w:hint="eastAsia"/>
          <w:b/>
          <w:bCs/>
        </w:rPr>
        <w:instrText xml:space="preserve"> = 4 \* GB3 </w:instrText>
      </w:r>
      <w:r>
        <w:rPr>
          <w:rFonts w:hint="eastAsia"/>
          <w:b/>
          <w:bCs/>
        </w:rPr>
        <w:fldChar w:fldCharType="separate"/>
      </w:r>
      <w:r>
        <w:rPr>
          <w:rFonts w:hint="eastAsia"/>
          <w:b/>
          <w:bCs/>
          <w:noProof/>
        </w:rPr>
        <w:t>④</w:t>
      </w:r>
      <w:r>
        <w:rPr>
          <w:rFonts w:hint="eastAsia"/>
          <w:b/>
          <w:bCs/>
        </w:rPr>
        <w:fldChar w:fldCharType="end"/>
      </w:r>
      <w:r w:rsidRPr="00CD1822">
        <w:rPr>
          <w:rFonts w:hint="eastAsia"/>
          <w:b/>
          <w:bCs/>
        </w:rPr>
        <w:t>分享训练计划</w:t>
      </w:r>
    </w:p>
    <w:p w14:paraId="496272D7" w14:textId="77777777"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用户可以将自己创建或正在执行的计划生成分享链接或海报，分享至系统内部的社区或外部社交平台（微信、QQ）</w:t>
      </w:r>
    </w:p>
    <w:p w14:paraId="60DC7CC4" w14:textId="77777777" w:rsidR="00981422" w:rsidRPr="00CD1822" w:rsidRDefault="00981422" w:rsidP="00981422">
      <w:pPr>
        <w:ind w:leftChars="100" w:left="210"/>
        <w:rPr>
          <w:rFonts w:hint="eastAsia"/>
        </w:rPr>
      </w:pPr>
    </w:p>
    <w:p w14:paraId="05AB632B" w14:textId="14F4BC3C" w:rsidR="00981422" w:rsidRPr="00CD1822" w:rsidRDefault="00981422" w:rsidP="00981422">
      <w:pPr>
        <w:ind w:leftChars="100" w:left="210"/>
        <w:rPr>
          <w:rFonts w:hint="eastAsia"/>
          <w:b/>
          <w:bCs/>
        </w:rPr>
      </w:pPr>
      <w:r>
        <w:rPr>
          <w:rFonts w:hint="eastAsia"/>
          <w:b/>
          <w:bCs/>
        </w:rPr>
        <w:fldChar w:fldCharType="begin"/>
      </w:r>
      <w:r>
        <w:rPr>
          <w:rFonts w:hint="eastAsia"/>
          <w:b/>
          <w:bCs/>
        </w:rPr>
        <w:instrText xml:space="preserve"> = 5 \* GB3 </w:instrText>
      </w:r>
      <w:r>
        <w:rPr>
          <w:rFonts w:hint="eastAsia"/>
          <w:b/>
          <w:bCs/>
        </w:rPr>
        <w:fldChar w:fldCharType="separate"/>
      </w:r>
      <w:r>
        <w:rPr>
          <w:rFonts w:hint="eastAsia"/>
          <w:b/>
          <w:bCs/>
          <w:noProof/>
        </w:rPr>
        <w:t>⑤</w:t>
      </w:r>
      <w:r>
        <w:rPr>
          <w:rFonts w:hint="eastAsia"/>
          <w:b/>
          <w:bCs/>
        </w:rPr>
        <w:fldChar w:fldCharType="end"/>
      </w:r>
      <w:r w:rsidRPr="00CD1822">
        <w:rPr>
          <w:rFonts w:hint="eastAsia"/>
          <w:b/>
          <w:bCs/>
        </w:rPr>
        <w:t>执行计划</w:t>
      </w:r>
    </w:p>
    <w:p w14:paraId="1B0814AE" w14:textId="36D23A6C"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用户</w:t>
      </w:r>
      <w:r w:rsidR="00802E5D">
        <w:rPr>
          <w:rFonts w:ascii="宋体" w:eastAsia="宋体" w:hAnsi="宋体" w:cs="宋体" w:hint="eastAsia"/>
          <w:color w:val="000000"/>
          <w:szCs w:val="21"/>
        </w:rPr>
        <w:t>可</w:t>
      </w:r>
      <w:r w:rsidRPr="00632ECA">
        <w:rPr>
          <w:rFonts w:ascii="宋体" w:eastAsia="宋体" w:hAnsi="宋体" w:cs="宋体" w:hint="eastAsia"/>
          <w:color w:val="000000"/>
          <w:szCs w:val="21"/>
        </w:rPr>
        <w:t>从“我的计划”或“公共计划数据库”中选择一个计划，点击“开始训练”。系统记录开始日期，并将计划状态变为“进行中”。每日，系统会在用户设定的时间推送提醒，</w:t>
      </w:r>
      <w:commentRangeStart w:id="21"/>
      <w:r w:rsidRPr="00632ECA">
        <w:rPr>
          <w:rFonts w:ascii="宋体" w:eastAsia="宋体" w:hAnsi="宋体" w:cs="宋体" w:hint="eastAsia"/>
          <w:color w:val="000000"/>
          <w:szCs w:val="21"/>
        </w:rPr>
        <w:t>用户进入“今日训练”页面，查看具体动作、组数、次数要求，并在完成后进行打卡。</w:t>
      </w:r>
      <w:commentRangeEnd w:id="21"/>
      <w:r w:rsidR="00B17ACD">
        <w:rPr>
          <w:rStyle w:val="af"/>
        </w:rPr>
        <w:commentReference w:id="21"/>
      </w:r>
    </w:p>
    <w:p w14:paraId="200E298F" w14:textId="77777777" w:rsidR="00981422" w:rsidRDefault="00981422" w:rsidP="00981422">
      <w:pPr>
        <w:ind w:leftChars="100" w:left="210"/>
        <w:rPr>
          <w:rFonts w:hint="eastAsia"/>
          <w:b/>
          <w:bCs/>
        </w:rPr>
      </w:pPr>
    </w:p>
    <w:p w14:paraId="5A5D1E53" w14:textId="5BF49749" w:rsidR="00981422" w:rsidRPr="00CD1822" w:rsidRDefault="00981422" w:rsidP="00981422">
      <w:pPr>
        <w:ind w:leftChars="100" w:left="210"/>
        <w:rPr>
          <w:rFonts w:hint="eastAsia"/>
          <w:b/>
          <w:bCs/>
        </w:rPr>
      </w:pPr>
      <w:r>
        <w:rPr>
          <w:rFonts w:hint="eastAsia"/>
          <w:b/>
          <w:bCs/>
        </w:rPr>
        <w:fldChar w:fldCharType="begin"/>
      </w:r>
      <w:r>
        <w:rPr>
          <w:rFonts w:hint="eastAsia"/>
          <w:b/>
          <w:bCs/>
        </w:rPr>
        <w:instrText xml:space="preserve"> = 6 \* GB3 </w:instrText>
      </w:r>
      <w:r>
        <w:rPr>
          <w:rFonts w:hint="eastAsia"/>
          <w:b/>
          <w:bCs/>
        </w:rPr>
        <w:fldChar w:fldCharType="separate"/>
      </w:r>
      <w:r>
        <w:rPr>
          <w:rFonts w:hint="eastAsia"/>
          <w:b/>
          <w:bCs/>
          <w:noProof/>
        </w:rPr>
        <w:t>⑥</w:t>
      </w:r>
      <w:r>
        <w:rPr>
          <w:rFonts w:hint="eastAsia"/>
          <w:b/>
          <w:bCs/>
        </w:rPr>
        <w:fldChar w:fldCharType="end"/>
      </w:r>
      <w:commentRangeStart w:id="22"/>
      <w:r w:rsidRPr="00CD1822">
        <w:rPr>
          <w:rFonts w:hint="eastAsia"/>
          <w:b/>
          <w:bCs/>
        </w:rPr>
        <w:t>计划上下架管理</w:t>
      </w:r>
      <w:commentRangeEnd w:id="22"/>
      <w:r w:rsidR="00B17ACD">
        <w:rPr>
          <w:rStyle w:val="af"/>
        </w:rPr>
        <w:commentReference w:id="22"/>
      </w:r>
    </w:p>
    <w:p w14:paraId="41614C04" w14:textId="2BF7B292"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管理员拥有对公共计划库的最高权限，可对存在问题的计划进行下架处理。</w:t>
      </w:r>
    </w:p>
    <w:p w14:paraId="682C5A05" w14:textId="588A555E" w:rsidR="00D57F72" w:rsidRPr="00632ECA" w:rsidRDefault="00802E5D" w:rsidP="00D57F72">
      <w:pPr>
        <w:ind w:leftChars="100" w:left="210"/>
        <w:rPr>
          <w:rFonts w:ascii="宋体" w:eastAsia="宋体" w:hAnsi="宋体" w:cs="宋体" w:hint="eastAsia"/>
          <w:color w:val="000000"/>
          <w:szCs w:val="21"/>
        </w:rPr>
      </w:pPr>
      <w:r>
        <w:rPr>
          <w:rFonts w:ascii="宋体" w:eastAsia="宋体" w:hAnsi="宋体" w:cs="宋体" w:hint="eastAsia"/>
          <w:color w:val="000000"/>
          <w:szCs w:val="21"/>
        </w:rPr>
        <w:t>用户</w:t>
      </w:r>
      <w:r w:rsidR="00D57F72" w:rsidRPr="00632ECA">
        <w:rPr>
          <w:rFonts w:ascii="宋体" w:eastAsia="宋体" w:hAnsi="宋体" w:cs="宋体" w:hint="eastAsia"/>
          <w:color w:val="000000"/>
          <w:szCs w:val="21"/>
        </w:rPr>
        <w:t>可将自认为科学、优质的完整计划上架至公共计划库，供全体用户浏览、收藏与使用</w:t>
      </w:r>
    </w:p>
    <w:p w14:paraId="4CAE0494" w14:textId="77777777" w:rsidR="00981422" w:rsidRPr="00CD1822" w:rsidRDefault="00981422" w:rsidP="00981422">
      <w:pPr>
        <w:ind w:leftChars="100" w:left="210"/>
        <w:rPr>
          <w:rFonts w:hint="eastAsia"/>
        </w:rPr>
      </w:pPr>
    </w:p>
    <w:commentRangeStart w:id="23"/>
    <w:p w14:paraId="4AF27469" w14:textId="4DF9D82E" w:rsidR="00981422" w:rsidRPr="00CD1822" w:rsidRDefault="00981422" w:rsidP="00981422">
      <w:pPr>
        <w:ind w:leftChars="100" w:left="210"/>
        <w:rPr>
          <w:rFonts w:hint="eastAsia"/>
          <w:b/>
          <w:bCs/>
        </w:rPr>
      </w:pPr>
      <w:r>
        <w:rPr>
          <w:rFonts w:hint="eastAsia"/>
          <w:b/>
          <w:bCs/>
        </w:rPr>
        <w:fldChar w:fldCharType="begin"/>
      </w:r>
      <w:r>
        <w:rPr>
          <w:rFonts w:hint="eastAsia"/>
          <w:b/>
          <w:bCs/>
        </w:rPr>
        <w:instrText xml:space="preserve"> = 7 \* GB3 </w:instrText>
      </w:r>
      <w:r>
        <w:rPr>
          <w:rFonts w:hint="eastAsia"/>
          <w:b/>
          <w:bCs/>
        </w:rPr>
        <w:fldChar w:fldCharType="separate"/>
      </w:r>
      <w:r>
        <w:rPr>
          <w:rFonts w:hint="eastAsia"/>
          <w:b/>
          <w:bCs/>
          <w:noProof/>
        </w:rPr>
        <w:t>⑦</w:t>
      </w:r>
      <w:r>
        <w:rPr>
          <w:rFonts w:hint="eastAsia"/>
          <w:b/>
          <w:bCs/>
        </w:rPr>
        <w:fldChar w:fldCharType="end"/>
      </w:r>
      <w:r w:rsidRPr="00CD1822">
        <w:rPr>
          <w:rFonts w:hint="eastAsia"/>
          <w:b/>
          <w:bCs/>
        </w:rPr>
        <w:t>计划模板管理</w:t>
      </w:r>
    </w:p>
    <w:p w14:paraId="0A9F207C" w14:textId="04E73F2C" w:rsidR="00981422" w:rsidRPr="00632ECA" w:rsidRDefault="00AB553F" w:rsidP="00D57F72">
      <w:pPr>
        <w:ind w:leftChars="100" w:left="210"/>
        <w:rPr>
          <w:rFonts w:ascii="宋体" w:eastAsia="宋体" w:hAnsi="宋体" w:cs="宋体" w:hint="eastAsia"/>
          <w:color w:val="000000"/>
          <w:szCs w:val="21"/>
        </w:rPr>
      </w:pPr>
      <w:r>
        <w:rPr>
          <w:rFonts w:ascii="宋体" w:eastAsia="宋体" w:hAnsi="宋体" w:cs="宋体" w:hint="eastAsia"/>
          <w:color w:val="000000"/>
          <w:szCs w:val="21"/>
        </w:rPr>
        <w:t>用户</w:t>
      </w:r>
      <w:r w:rsidR="00981422" w:rsidRPr="00632ECA">
        <w:rPr>
          <w:rFonts w:ascii="宋体" w:eastAsia="宋体" w:hAnsi="宋体" w:cs="宋体" w:hint="eastAsia"/>
          <w:color w:val="000000"/>
          <w:szCs w:val="21"/>
        </w:rPr>
        <w:t>可将成功创建的计划保存为个人模板。在创建新计划时，可直接从模板库中调用并基于此进行修改</w:t>
      </w:r>
      <w:commentRangeEnd w:id="23"/>
      <w:r w:rsidR="00B17ACD">
        <w:rPr>
          <w:rStyle w:val="af"/>
        </w:rPr>
        <w:commentReference w:id="23"/>
      </w:r>
    </w:p>
    <w:p w14:paraId="6205C502" w14:textId="77777777" w:rsidR="00D57F72" w:rsidRPr="00CD1822" w:rsidRDefault="00D57F72" w:rsidP="00D57F72">
      <w:pPr>
        <w:ind w:leftChars="100" w:left="210"/>
        <w:rPr>
          <w:rFonts w:hint="eastAsia"/>
        </w:rPr>
      </w:pPr>
    </w:p>
    <w:p w14:paraId="095D115A" w14:textId="77777777" w:rsidR="00981422" w:rsidRPr="00CD1822" w:rsidRDefault="00981422" w:rsidP="00981422">
      <w:pPr>
        <w:ind w:leftChars="100" w:left="210"/>
        <w:rPr>
          <w:rFonts w:hint="eastAsia"/>
        </w:rPr>
      </w:pPr>
    </w:p>
    <w:p w14:paraId="526F4EEF" w14:textId="1EFA9BA8" w:rsidR="00981422" w:rsidRPr="00CD1822" w:rsidRDefault="00D57F72" w:rsidP="00981422">
      <w:pPr>
        <w:ind w:leftChars="100" w:left="210"/>
        <w:rPr>
          <w:rFonts w:hint="eastAsia"/>
          <w:b/>
          <w:bCs/>
        </w:rPr>
      </w:pPr>
      <w:r>
        <w:rPr>
          <w:rFonts w:hint="eastAsia"/>
          <w:b/>
          <w:bCs/>
        </w:rPr>
        <w:fldChar w:fldCharType="begin"/>
      </w:r>
      <w:r>
        <w:rPr>
          <w:rFonts w:hint="eastAsia"/>
          <w:b/>
          <w:bCs/>
        </w:rPr>
        <w:instrText xml:space="preserve"> = 10 \* GB3 </w:instrText>
      </w:r>
      <w:r>
        <w:rPr>
          <w:rFonts w:hint="eastAsia"/>
          <w:b/>
          <w:bCs/>
        </w:rPr>
        <w:fldChar w:fldCharType="separate"/>
      </w:r>
      <w:r>
        <w:rPr>
          <w:rFonts w:hint="eastAsia"/>
          <w:b/>
          <w:bCs/>
          <w:noProof/>
        </w:rPr>
        <w:t>⑩</w:t>
      </w:r>
      <w:r>
        <w:rPr>
          <w:rFonts w:hint="eastAsia"/>
          <w:b/>
          <w:bCs/>
        </w:rPr>
        <w:fldChar w:fldCharType="end"/>
      </w:r>
      <w:r w:rsidR="00981422" w:rsidRPr="00CD1822">
        <w:rPr>
          <w:rFonts w:hint="eastAsia"/>
          <w:b/>
          <w:bCs/>
        </w:rPr>
        <w:t>删除计划</w:t>
      </w:r>
    </w:p>
    <w:p w14:paraId="13340B3B" w14:textId="77777777"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用户：可以删除自己创建的、未开始的或已完成的计划。</w:t>
      </w:r>
    </w:p>
    <w:p w14:paraId="5BC4E6EF" w14:textId="77777777" w:rsidR="00981422" w:rsidRPr="00632ECA" w:rsidRDefault="00981422" w:rsidP="00981422">
      <w:pPr>
        <w:ind w:leftChars="100" w:left="210"/>
        <w:rPr>
          <w:rFonts w:ascii="宋体" w:eastAsia="宋体" w:hAnsi="宋体" w:cs="宋体" w:hint="eastAsia"/>
          <w:color w:val="000000"/>
          <w:szCs w:val="21"/>
        </w:rPr>
      </w:pPr>
      <w:r w:rsidRPr="00632ECA">
        <w:rPr>
          <w:rFonts w:ascii="宋体" w:eastAsia="宋体" w:hAnsi="宋体" w:cs="宋体" w:hint="eastAsia"/>
          <w:color w:val="000000"/>
          <w:szCs w:val="21"/>
        </w:rPr>
        <w:t>管理员：拥有最高权限，可以删除数据库中的任何计划</w:t>
      </w:r>
    </w:p>
    <w:p w14:paraId="790783E5" w14:textId="2807E41E" w:rsidR="003A55C3" w:rsidRDefault="00000000" w:rsidP="003A55C3">
      <w:pPr>
        <w:pStyle w:val="4"/>
        <w:rPr>
          <w:rFonts w:hint="eastAsia"/>
        </w:rPr>
      </w:pPr>
      <w:r w:rsidRPr="006561F9">
        <w:rPr>
          <w:rFonts w:ascii="宋体" w:hAnsi="宋体" w:hint="eastAsia"/>
          <w:szCs w:val="21"/>
        </w:rPr>
        <w:t>1</w:t>
      </w:r>
      <w:r w:rsidRPr="006561F9">
        <w:rPr>
          <w:rFonts w:ascii="宋体" w:hAnsi="宋体"/>
          <w:szCs w:val="21"/>
        </w:rPr>
        <w:t>.1.4</w:t>
      </w:r>
      <w:r w:rsidR="003A55C3">
        <w:rPr>
          <w:rFonts w:ascii="宋体" w:hAnsi="宋体" w:hint="eastAsia"/>
          <w:szCs w:val="21"/>
        </w:rPr>
        <w:t>运动</w:t>
      </w:r>
      <w:r w:rsidR="006561F9" w:rsidRPr="006561F9">
        <w:rPr>
          <w:rFonts w:hint="eastAsia"/>
        </w:rPr>
        <w:t>论坛模</w:t>
      </w:r>
      <w:r w:rsidR="003A55C3">
        <w:rPr>
          <w:rFonts w:hint="eastAsia"/>
        </w:rPr>
        <w:t>块</w:t>
      </w:r>
    </w:p>
    <w:p w14:paraId="46531C60" w14:textId="21106100" w:rsidR="006561F9" w:rsidRPr="006561F9" w:rsidRDefault="003A55C3" w:rsidP="003A55C3">
      <w:pPr>
        <w:pStyle w:val="4"/>
        <w:rPr>
          <w:rFonts w:hint="eastAsia"/>
        </w:rPr>
      </w:pPr>
      <w:r>
        <w:rPr>
          <w:rFonts w:hint="eastAsia"/>
        </w:rPr>
        <w:t>主题帖管理</w:t>
      </w:r>
    </w:p>
    <w:p w14:paraId="012D2AF2" w14:textId="19C6B639" w:rsidR="003A55C3" w:rsidRDefault="003A55C3" w:rsidP="003A55C3">
      <w:pPr>
        <w:pStyle w:val="af4"/>
        <w:widowControl/>
        <w:ind w:left="360"/>
        <w:rPr>
          <w:rFonts w:eastAsia="宋体" w:hint="eastAsia"/>
        </w:rPr>
      </w:pPr>
      <w:r>
        <w:rPr>
          <w:rFonts w:ascii="宋体" w:eastAsia="宋体" w:hAnsi="宋体" w:cs="宋体" w:hint="eastAsia"/>
          <w:b/>
          <w:bCs/>
          <w:color w:val="000000"/>
          <w:sz w:val="21"/>
          <w:szCs w:val="21"/>
        </w:rPr>
        <w:fldChar w:fldCharType="begin"/>
      </w:r>
      <w:r>
        <w:rPr>
          <w:rFonts w:ascii="宋体" w:eastAsia="宋体" w:hAnsi="宋体" w:cs="宋体" w:hint="eastAsia"/>
          <w:b/>
          <w:bCs/>
          <w:color w:val="000000"/>
          <w:sz w:val="21"/>
          <w:szCs w:val="21"/>
        </w:rPr>
        <w:instrText xml:space="preserve"> = 1 \* GB3 </w:instrText>
      </w:r>
      <w:r>
        <w:rPr>
          <w:rFonts w:ascii="宋体" w:eastAsia="宋体" w:hAnsi="宋体" w:cs="宋体" w:hint="eastAsia"/>
          <w:b/>
          <w:bCs/>
          <w:color w:val="000000"/>
          <w:sz w:val="21"/>
          <w:szCs w:val="21"/>
        </w:rPr>
        <w:fldChar w:fldCharType="separate"/>
      </w:r>
      <w:r>
        <w:rPr>
          <w:rFonts w:ascii="宋体" w:eastAsia="宋体" w:hAnsi="宋体" w:cs="宋体" w:hint="eastAsia"/>
          <w:b/>
          <w:bCs/>
          <w:noProof/>
          <w:color w:val="000000"/>
          <w:sz w:val="21"/>
          <w:szCs w:val="21"/>
        </w:rPr>
        <w:t>①</w:t>
      </w:r>
      <w:r>
        <w:rPr>
          <w:rFonts w:ascii="宋体" w:eastAsia="宋体" w:hAnsi="宋体" w:cs="宋体" w:hint="eastAsia"/>
          <w:b/>
          <w:bCs/>
          <w:color w:val="000000"/>
          <w:sz w:val="21"/>
          <w:szCs w:val="21"/>
        </w:rPr>
        <w:fldChar w:fldCharType="end"/>
      </w:r>
      <w:r>
        <w:rPr>
          <w:rFonts w:ascii="宋体" w:eastAsia="宋体" w:hAnsi="宋体" w:cs="宋体" w:hint="eastAsia"/>
          <w:b/>
          <w:bCs/>
          <w:color w:val="000000"/>
          <w:sz w:val="21"/>
          <w:szCs w:val="21"/>
        </w:rPr>
        <w:t>发布帖子</w:t>
      </w:r>
    </w:p>
    <w:p w14:paraId="3CD548FA" w14:textId="77777777" w:rsidR="003A55C3" w:rsidRDefault="003A55C3" w:rsidP="003A55C3">
      <w:pPr>
        <w:pStyle w:val="af4"/>
        <w:widowControl/>
        <w:ind w:left="360"/>
        <w:rPr>
          <w:rFonts w:hint="eastAsia"/>
        </w:rPr>
      </w:pPr>
      <w:r>
        <w:rPr>
          <w:rFonts w:ascii="宋体" w:eastAsia="宋体" w:hAnsi="宋体" w:cs="宋体" w:hint="eastAsia"/>
          <w:color w:val="000000"/>
          <w:sz w:val="21"/>
          <w:szCs w:val="21"/>
        </w:rPr>
        <w:t>用户可以根据需要，在论坛内发布相关主题帖，主题帖包括标题、内容、图片或视频三个部分，用户需按格式填写并提交，随后按时间顺序将主题帖发布到系统。若主题帖通过管理员审核，则发布成功，否则发布失败。</w:t>
      </w:r>
    </w:p>
    <w:p w14:paraId="5D5D681A" w14:textId="1F62EE45" w:rsidR="003A55C3" w:rsidRDefault="003A55C3" w:rsidP="003A55C3">
      <w:pPr>
        <w:pStyle w:val="af4"/>
        <w:widowControl/>
        <w:ind w:left="360"/>
        <w:rPr>
          <w:rFonts w:hint="eastAsia"/>
        </w:rPr>
      </w:pPr>
      <w:r>
        <w:rPr>
          <w:rFonts w:ascii="宋体" w:eastAsia="宋体" w:hAnsi="宋体" w:cs="宋体" w:hint="eastAsia"/>
          <w:b/>
          <w:bCs/>
          <w:color w:val="000000"/>
          <w:sz w:val="21"/>
          <w:szCs w:val="21"/>
        </w:rPr>
        <w:fldChar w:fldCharType="begin"/>
      </w:r>
      <w:r>
        <w:rPr>
          <w:rFonts w:ascii="宋体" w:eastAsia="宋体" w:hAnsi="宋体" w:cs="宋体" w:hint="eastAsia"/>
          <w:b/>
          <w:bCs/>
          <w:color w:val="000000"/>
          <w:sz w:val="21"/>
          <w:szCs w:val="21"/>
        </w:rPr>
        <w:instrText xml:space="preserve"> = 2 \* GB3 </w:instrText>
      </w:r>
      <w:r>
        <w:rPr>
          <w:rFonts w:ascii="宋体" w:eastAsia="宋体" w:hAnsi="宋体" w:cs="宋体" w:hint="eastAsia"/>
          <w:b/>
          <w:bCs/>
          <w:color w:val="000000"/>
          <w:sz w:val="21"/>
          <w:szCs w:val="21"/>
        </w:rPr>
        <w:fldChar w:fldCharType="separate"/>
      </w:r>
      <w:r>
        <w:rPr>
          <w:rFonts w:ascii="宋体" w:eastAsia="宋体" w:hAnsi="宋体" w:cs="宋体" w:hint="eastAsia"/>
          <w:b/>
          <w:bCs/>
          <w:noProof/>
          <w:color w:val="000000"/>
          <w:sz w:val="21"/>
          <w:szCs w:val="21"/>
        </w:rPr>
        <w:t>②</w:t>
      </w:r>
      <w:r>
        <w:rPr>
          <w:rFonts w:ascii="宋体" w:eastAsia="宋体" w:hAnsi="宋体" w:cs="宋体" w:hint="eastAsia"/>
          <w:b/>
          <w:bCs/>
          <w:color w:val="000000"/>
          <w:sz w:val="21"/>
          <w:szCs w:val="21"/>
        </w:rPr>
        <w:fldChar w:fldCharType="end"/>
      </w:r>
      <w:r>
        <w:rPr>
          <w:rFonts w:ascii="宋体" w:eastAsia="宋体" w:hAnsi="宋体" w:cs="宋体" w:hint="eastAsia"/>
          <w:b/>
          <w:bCs/>
          <w:color w:val="000000"/>
          <w:sz w:val="21"/>
          <w:szCs w:val="21"/>
        </w:rPr>
        <w:t>审核主题帖</w:t>
      </w:r>
    </w:p>
    <w:p w14:paraId="636F851C" w14:textId="77777777" w:rsidR="003A55C3" w:rsidRDefault="003A55C3" w:rsidP="003A55C3">
      <w:pPr>
        <w:pStyle w:val="af4"/>
        <w:widowControl/>
        <w:ind w:left="360"/>
        <w:rPr>
          <w:rFonts w:hint="eastAsia"/>
        </w:rPr>
      </w:pPr>
      <w:r>
        <w:rPr>
          <w:rFonts w:ascii="宋体" w:eastAsia="宋体" w:hAnsi="宋体" w:cs="宋体" w:hint="eastAsia"/>
          <w:color w:val="000000"/>
          <w:sz w:val="21"/>
          <w:szCs w:val="21"/>
        </w:rPr>
        <w:t>管理员需要对非管理员用户发布的帖子进行审核，若审核未通过，则用户发布帖子失败，帖子会被退回；若审核通过，则帖子发布成功。</w:t>
      </w:r>
    </w:p>
    <w:p w14:paraId="485270F1" w14:textId="456629A2" w:rsidR="003A55C3" w:rsidRDefault="003A55C3" w:rsidP="003A55C3">
      <w:pPr>
        <w:pStyle w:val="af4"/>
        <w:widowControl/>
        <w:ind w:left="360"/>
        <w:rPr>
          <w:rFonts w:hint="eastAsia"/>
        </w:rPr>
      </w:pPr>
      <w:r>
        <w:rPr>
          <w:rFonts w:ascii="宋体" w:eastAsia="宋体" w:hAnsi="宋体" w:cs="宋体" w:hint="eastAsia"/>
          <w:b/>
          <w:bCs/>
          <w:color w:val="000000"/>
          <w:sz w:val="21"/>
          <w:szCs w:val="21"/>
        </w:rPr>
        <w:fldChar w:fldCharType="begin"/>
      </w:r>
      <w:r>
        <w:rPr>
          <w:rFonts w:ascii="宋体" w:eastAsia="宋体" w:hAnsi="宋体" w:cs="宋体" w:hint="eastAsia"/>
          <w:b/>
          <w:bCs/>
          <w:color w:val="000000"/>
          <w:sz w:val="21"/>
          <w:szCs w:val="21"/>
        </w:rPr>
        <w:instrText xml:space="preserve"> = 3 \* GB3 </w:instrText>
      </w:r>
      <w:r>
        <w:rPr>
          <w:rFonts w:ascii="宋体" w:eastAsia="宋体" w:hAnsi="宋体" w:cs="宋体" w:hint="eastAsia"/>
          <w:b/>
          <w:bCs/>
          <w:color w:val="000000"/>
          <w:sz w:val="21"/>
          <w:szCs w:val="21"/>
        </w:rPr>
        <w:fldChar w:fldCharType="separate"/>
      </w:r>
      <w:r>
        <w:rPr>
          <w:rFonts w:ascii="宋体" w:eastAsia="宋体" w:hAnsi="宋体" w:cs="宋体" w:hint="eastAsia"/>
          <w:b/>
          <w:bCs/>
          <w:noProof/>
          <w:color w:val="000000"/>
          <w:sz w:val="21"/>
          <w:szCs w:val="21"/>
        </w:rPr>
        <w:t>③</w:t>
      </w:r>
      <w:r>
        <w:rPr>
          <w:rFonts w:ascii="宋体" w:eastAsia="宋体" w:hAnsi="宋体" w:cs="宋体" w:hint="eastAsia"/>
          <w:b/>
          <w:bCs/>
          <w:color w:val="000000"/>
          <w:sz w:val="21"/>
          <w:szCs w:val="21"/>
        </w:rPr>
        <w:fldChar w:fldCharType="end"/>
      </w:r>
      <w:r>
        <w:rPr>
          <w:rFonts w:ascii="宋体" w:eastAsia="宋体" w:hAnsi="宋体" w:cs="宋体" w:hint="eastAsia"/>
          <w:b/>
          <w:bCs/>
          <w:color w:val="000000"/>
          <w:sz w:val="21"/>
          <w:szCs w:val="21"/>
        </w:rPr>
        <w:t>删除主题帖</w:t>
      </w:r>
    </w:p>
    <w:p w14:paraId="1DC3AB5D" w14:textId="77777777" w:rsidR="003A55C3" w:rsidRDefault="003A55C3" w:rsidP="003A55C3">
      <w:pPr>
        <w:pStyle w:val="af4"/>
        <w:widowControl/>
        <w:ind w:left="360"/>
        <w:rPr>
          <w:rFonts w:eastAsia="宋体" w:hint="eastAsia"/>
        </w:rPr>
      </w:pPr>
      <w:r>
        <w:rPr>
          <w:rFonts w:ascii="宋体" w:eastAsia="宋体" w:hAnsi="宋体" w:cs="宋体" w:hint="eastAsia"/>
          <w:color w:val="000000"/>
          <w:sz w:val="21"/>
          <w:szCs w:val="21"/>
        </w:rPr>
        <w:t>用户可以删除自己曾发布的帖子，管理员可以删除任意用户的帖子</w:t>
      </w:r>
    </w:p>
    <w:p w14:paraId="7691D225" w14:textId="1EECCAF6" w:rsidR="003A55C3" w:rsidRDefault="003A55C3" w:rsidP="003A55C3">
      <w:pPr>
        <w:pStyle w:val="af4"/>
        <w:widowControl/>
        <w:ind w:firstLine="360"/>
        <w:rPr>
          <w:rFonts w:hint="eastAsia"/>
        </w:rPr>
      </w:pPr>
      <w:r>
        <w:rPr>
          <w:rFonts w:ascii="宋体" w:eastAsia="宋体" w:hAnsi="宋体" w:cs="宋体" w:hint="eastAsia"/>
          <w:b/>
          <w:bCs/>
          <w:color w:val="000000"/>
          <w:sz w:val="21"/>
          <w:szCs w:val="21"/>
        </w:rPr>
        <w:fldChar w:fldCharType="begin"/>
      </w:r>
      <w:r>
        <w:rPr>
          <w:rFonts w:ascii="宋体" w:eastAsia="宋体" w:hAnsi="宋体" w:cs="宋体" w:hint="eastAsia"/>
          <w:b/>
          <w:bCs/>
          <w:color w:val="000000"/>
          <w:sz w:val="21"/>
          <w:szCs w:val="21"/>
        </w:rPr>
        <w:instrText xml:space="preserve"> = 4 \* GB3 </w:instrText>
      </w:r>
      <w:r>
        <w:rPr>
          <w:rFonts w:ascii="宋体" w:eastAsia="宋体" w:hAnsi="宋体" w:cs="宋体" w:hint="eastAsia"/>
          <w:b/>
          <w:bCs/>
          <w:color w:val="000000"/>
          <w:sz w:val="21"/>
          <w:szCs w:val="21"/>
        </w:rPr>
        <w:fldChar w:fldCharType="separate"/>
      </w:r>
      <w:r>
        <w:rPr>
          <w:rFonts w:ascii="宋体" w:eastAsia="宋体" w:hAnsi="宋体" w:cs="宋体" w:hint="eastAsia"/>
          <w:b/>
          <w:bCs/>
          <w:noProof/>
          <w:color w:val="000000"/>
          <w:sz w:val="21"/>
          <w:szCs w:val="21"/>
        </w:rPr>
        <w:t>④</w:t>
      </w:r>
      <w:r>
        <w:rPr>
          <w:rFonts w:ascii="宋体" w:eastAsia="宋体" w:hAnsi="宋体" w:cs="宋体" w:hint="eastAsia"/>
          <w:b/>
          <w:bCs/>
          <w:color w:val="000000"/>
          <w:sz w:val="21"/>
          <w:szCs w:val="21"/>
        </w:rPr>
        <w:fldChar w:fldCharType="end"/>
      </w:r>
      <w:r>
        <w:rPr>
          <w:rFonts w:ascii="宋体" w:eastAsia="宋体" w:hAnsi="宋体" w:cs="宋体" w:hint="eastAsia"/>
          <w:b/>
          <w:bCs/>
          <w:color w:val="000000"/>
          <w:sz w:val="21"/>
          <w:szCs w:val="21"/>
        </w:rPr>
        <w:t>查看主题帖</w:t>
      </w:r>
    </w:p>
    <w:p w14:paraId="5337BA98" w14:textId="77777777" w:rsidR="003A55C3" w:rsidRDefault="003A55C3" w:rsidP="003A55C3">
      <w:pPr>
        <w:pStyle w:val="af4"/>
        <w:widowControl/>
        <w:ind w:left="360"/>
        <w:rPr>
          <w:rFonts w:ascii="宋体" w:eastAsia="宋体" w:hAnsi="宋体" w:cs="宋体" w:hint="eastAsia"/>
          <w:color w:val="000000"/>
          <w:sz w:val="21"/>
          <w:szCs w:val="21"/>
        </w:rPr>
      </w:pPr>
      <w:r>
        <w:rPr>
          <w:rFonts w:ascii="宋体" w:eastAsia="宋体" w:hAnsi="宋体" w:cs="宋体" w:hint="eastAsia"/>
          <w:color w:val="000000"/>
          <w:sz w:val="21"/>
          <w:szCs w:val="21"/>
        </w:rPr>
        <w:t>用户和管理员可以查看所有帖子</w:t>
      </w:r>
    </w:p>
    <w:p w14:paraId="194936C7" w14:textId="77777777" w:rsidR="00B17ACD" w:rsidRDefault="00B17ACD" w:rsidP="003A55C3">
      <w:pPr>
        <w:pStyle w:val="af4"/>
        <w:widowControl/>
        <w:ind w:left="360"/>
        <w:rPr>
          <w:ins w:id="24" w:author="毛毛妈" w:date="2025-10-31T19:41:00Z" w16du:dateUtc="2025-10-31T11:41:00Z"/>
          <w:rFonts w:ascii="宋体" w:eastAsia="宋体" w:hAnsi="宋体" w:cs="宋体"/>
          <w:b/>
          <w:bCs/>
          <w:color w:val="000000"/>
          <w:sz w:val="21"/>
          <w:szCs w:val="21"/>
        </w:rPr>
      </w:pPr>
    </w:p>
    <w:p w14:paraId="2838D96C" w14:textId="4219759F" w:rsidR="00B17ACD" w:rsidRDefault="00B17ACD" w:rsidP="003A55C3">
      <w:pPr>
        <w:pStyle w:val="af4"/>
        <w:widowControl/>
        <w:ind w:left="360"/>
        <w:rPr>
          <w:ins w:id="25" w:author="毛毛妈" w:date="2025-10-31T19:41:00Z" w16du:dateUtc="2025-10-31T11:41:00Z"/>
          <w:rFonts w:ascii="宋体" w:eastAsia="宋体" w:hAnsi="宋体" w:cs="宋体"/>
          <w:b/>
          <w:bCs/>
          <w:color w:val="000000"/>
          <w:sz w:val="21"/>
          <w:szCs w:val="21"/>
        </w:rPr>
      </w:pPr>
      <w:ins w:id="26" w:author="毛毛妈" w:date="2025-10-31T19:41:00Z" w16du:dateUtc="2025-10-31T11:41:00Z">
        <w:r>
          <w:rPr>
            <w:rFonts w:ascii="宋体" w:eastAsia="宋体" w:hAnsi="宋体" w:cs="宋体" w:hint="eastAsia"/>
            <w:b/>
            <w:bCs/>
            <w:color w:val="000000"/>
            <w:sz w:val="21"/>
            <w:szCs w:val="21"/>
          </w:rPr>
          <w:lastRenderedPageBreak/>
          <w:t>帖子收藏管理</w:t>
        </w:r>
      </w:ins>
    </w:p>
    <w:p w14:paraId="4DB01E3C" w14:textId="1079B59C" w:rsidR="003A55C3" w:rsidRDefault="003A55C3" w:rsidP="003A55C3">
      <w:pPr>
        <w:pStyle w:val="af4"/>
        <w:widowControl/>
        <w:ind w:left="360"/>
        <w:rPr>
          <w:rFonts w:eastAsia="宋体" w:hint="eastAsia"/>
        </w:rPr>
      </w:pPr>
      <w:r>
        <w:rPr>
          <w:rFonts w:ascii="宋体" w:eastAsia="宋体" w:hAnsi="宋体" w:cs="宋体" w:hint="eastAsia"/>
          <w:b/>
          <w:bCs/>
          <w:color w:val="000000"/>
          <w:sz w:val="21"/>
          <w:szCs w:val="21"/>
        </w:rPr>
        <w:fldChar w:fldCharType="begin"/>
      </w:r>
      <w:r>
        <w:rPr>
          <w:rFonts w:ascii="宋体" w:eastAsia="宋体" w:hAnsi="宋体" w:cs="宋体" w:hint="eastAsia"/>
          <w:b/>
          <w:bCs/>
          <w:color w:val="000000"/>
          <w:sz w:val="21"/>
          <w:szCs w:val="21"/>
        </w:rPr>
        <w:instrText xml:space="preserve"> = 5 \* GB3 </w:instrText>
      </w:r>
      <w:r>
        <w:rPr>
          <w:rFonts w:ascii="宋体" w:eastAsia="宋体" w:hAnsi="宋体" w:cs="宋体" w:hint="eastAsia"/>
          <w:b/>
          <w:bCs/>
          <w:color w:val="000000"/>
          <w:sz w:val="21"/>
          <w:szCs w:val="21"/>
        </w:rPr>
        <w:fldChar w:fldCharType="separate"/>
      </w:r>
      <w:r>
        <w:rPr>
          <w:rFonts w:ascii="宋体" w:eastAsia="宋体" w:hAnsi="宋体" w:cs="宋体" w:hint="eastAsia"/>
          <w:b/>
          <w:bCs/>
          <w:noProof/>
          <w:color w:val="000000"/>
          <w:sz w:val="21"/>
          <w:szCs w:val="21"/>
        </w:rPr>
        <w:t>⑤</w:t>
      </w:r>
      <w:r>
        <w:rPr>
          <w:rFonts w:ascii="宋体" w:eastAsia="宋体" w:hAnsi="宋体" w:cs="宋体" w:hint="eastAsia"/>
          <w:b/>
          <w:bCs/>
          <w:color w:val="000000"/>
          <w:sz w:val="21"/>
          <w:szCs w:val="21"/>
        </w:rPr>
        <w:fldChar w:fldCharType="end"/>
      </w:r>
      <w:r>
        <w:rPr>
          <w:rFonts w:ascii="宋体" w:eastAsia="宋体" w:hAnsi="宋体" w:cs="宋体" w:hint="eastAsia"/>
          <w:b/>
          <w:bCs/>
          <w:color w:val="000000"/>
          <w:sz w:val="21"/>
          <w:szCs w:val="21"/>
        </w:rPr>
        <w:t>收藏帖子</w:t>
      </w:r>
    </w:p>
    <w:p w14:paraId="7884D10A" w14:textId="77777777" w:rsidR="003A55C3" w:rsidRDefault="003A55C3" w:rsidP="003A55C3">
      <w:pPr>
        <w:pStyle w:val="af4"/>
        <w:widowControl/>
        <w:ind w:left="360"/>
        <w:rPr>
          <w:rFonts w:eastAsia="宋体" w:hint="eastAsia"/>
        </w:rPr>
      </w:pPr>
      <w:r>
        <w:rPr>
          <w:rFonts w:ascii="宋体" w:eastAsia="宋体" w:hAnsi="宋体" w:cs="宋体" w:hint="eastAsia"/>
          <w:color w:val="000000"/>
          <w:sz w:val="21"/>
          <w:szCs w:val="21"/>
        </w:rPr>
        <w:t>用户可以收藏自认为有用的帖子</w:t>
      </w:r>
    </w:p>
    <w:p w14:paraId="1A546665" w14:textId="677AF701" w:rsidR="003A55C3" w:rsidRDefault="003A55C3" w:rsidP="003A55C3">
      <w:pPr>
        <w:pStyle w:val="af4"/>
        <w:widowControl/>
        <w:ind w:left="360"/>
        <w:rPr>
          <w:rFonts w:eastAsia="宋体" w:hint="eastAsia"/>
        </w:rPr>
      </w:pPr>
      <w:r>
        <w:rPr>
          <w:rFonts w:ascii="宋体" w:eastAsia="宋体" w:hAnsi="宋体" w:cs="宋体" w:hint="eastAsia"/>
          <w:b/>
          <w:bCs/>
          <w:color w:val="000000"/>
          <w:sz w:val="21"/>
          <w:szCs w:val="21"/>
        </w:rPr>
        <w:fldChar w:fldCharType="begin"/>
      </w:r>
      <w:r>
        <w:rPr>
          <w:rFonts w:ascii="宋体" w:eastAsia="宋体" w:hAnsi="宋体" w:cs="宋体" w:hint="eastAsia"/>
          <w:b/>
          <w:bCs/>
          <w:color w:val="000000"/>
          <w:sz w:val="21"/>
          <w:szCs w:val="21"/>
        </w:rPr>
        <w:instrText xml:space="preserve"> = 6 \* GB3 </w:instrText>
      </w:r>
      <w:r>
        <w:rPr>
          <w:rFonts w:ascii="宋体" w:eastAsia="宋体" w:hAnsi="宋体" w:cs="宋体" w:hint="eastAsia"/>
          <w:b/>
          <w:bCs/>
          <w:color w:val="000000"/>
          <w:sz w:val="21"/>
          <w:szCs w:val="21"/>
        </w:rPr>
        <w:fldChar w:fldCharType="separate"/>
      </w:r>
      <w:r>
        <w:rPr>
          <w:rFonts w:ascii="宋体" w:eastAsia="宋体" w:hAnsi="宋体" w:cs="宋体" w:hint="eastAsia"/>
          <w:b/>
          <w:bCs/>
          <w:noProof/>
          <w:color w:val="000000"/>
          <w:sz w:val="21"/>
          <w:szCs w:val="21"/>
        </w:rPr>
        <w:t>⑥</w:t>
      </w:r>
      <w:r>
        <w:rPr>
          <w:rFonts w:ascii="宋体" w:eastAsia="宋体" w:hAnsi="宋体" w:cs="宋体" w:hint="eastAsia"/>
          <w:b/>
          <w:bCs/>
          <w:color w:val="000000"/>
          <w:sz w:val="21"/>
          <w:szCs w:val="21"/>
        </w:rPr>
        <w:fldChar w:fldCharType="end"/>
      </w:r>
      <w:r>
        <w:rPr>
          <w:rFonts w:ascii="宋体" w:eastAsia="宋体" w:hAnsi="宋体" w:cs="宋体" w:hint="eastAsia"/>
          <w:b/>
          <w:bCs/>
          <w:color w:val="000000"/>
          <w:sz w:val="21"/>
          <w:szCs w:val="21"/>
        </w:rPr>
        <w:t>取消收藏帖子</w:t>
      </w:r>
    </w:p>
    <w:p w14:paraId="32E8EA9D" w14:textId="77777777" w:rsidR="003A55C3" w:rsidRDefault="003A55C3" w:rsidP="003A55C3">
      <w:pPr>
        <w:pStyle w:val="af4"/>
        <w:widowControl/>
        <w:ind w:left="360"/>
        <w:rPr>
          <w:rFonts w:hint="eastAsia"/>
        </w:rPr>
      </w:pPr>
      <w:r>
        <w:rPr>
          <w:rFonts w:ascii="宋体" w:eastAsia="宋体" w:hAnsi="宋体" w:cs="宋体" w:hint="eastAsia"/>
          <w:color w:val="000000"/>
          <w:sz w:val="21"/>
          <w:szCs w:val="21"/>
        </w:rPr>
        <w:t>用户可以取消已收藏的帖子，注意：帖子删除后，收藏的所有帖子自动取消</w:t>
      </w:r>
    </w:p>
    <w:p w14:paraId="2C7D4C2C" w14:textId="42597BE3" w:rsidR="003A55C3" w:rsidRDefault="003A55C3" w:rsidP="003A55C3">
      <w:pPr>
        <w:pStyle w:val="af4"/>
        <w:widowControl/>
        <w:ind w:left="360"/>
        <w:rPr>
          <w:rFonts w:eastAsia="宋体" w:hint="eastAsia"/>
        </w:rPr>
      </w:pPr>
      <w:r>
        <w:rPr>
          <w:rFonts w:ascii="宋体" w:eastAsia="宋体" w:hAnsi="宋体" w:cs="宋体" w:hint="eastAsia"/>
          <w:color w:val="000000"/>
          <w:sz w:val="21"/>
          <w:szCs w:val="21"/>
        </w:rPr>
        <w:fldChar w:fldCharType="begin"/>
      </w:r>
      <w:r>
        <w:rPr>
          <w:rFonts w:ascii="宋体" w:eastAsia="宋体" w:hAnsi="宋体" w:cs="宋体" w:hint="eastAsia"/>
          <w:color w:val="000000"/>
          <w:sz w:val="21"/>
          <w:szCs w:val="21"/>
        </w:rPr>
        <w:instrText xml:space="preserve"> = 7 \* GB3 </w:instrText>
      </w:r>
      <w:r>
        <w:rPr>
          <w:rFonts w:ascii="宋体" w:eastAsia="宋体" w:hAnsi="宋体" w:cs="宋体" w:hint="eastAsia"/>
          <w:color w:val="000000"/>
          <w:sz w:val="21"/>
          <w:szCs w:val="21"/>
        </w:rPr>
        <w:fldChar w:fldCharType="separate"/>
      </w:r>
      <w:r>
        <w:rPr>
          <w:rFonts w:ascii="宋体" w:eastAsia="宋体" w:hAnsi="宋体" w:cs="宋体" w:hint="eastAsia"/>
          <w:noProof/>
          <w:color w:val="000000"/>
          <w:sz w:val="21"/>
          <w:szCs w:val="21"/>
        </w:rPr>
        <w:t>⑦</w:t>
      </w:r>
      <w:r>
        <w:rPr>
          <w:rFonts w:ascii="宋体" w:eastAsia="宋体" w:hAnsi="宋体" w:cs="宋体" w:hint="eastAsia"/>
          <w:color w:val="000000"/>
          <w:sz w:val="21"/>
          <w:szCs w:val="21"/>
        </w:rPr>
        <w:fldChar w:fldCharType="end"/>
      </w:r>
      <w:r w:rsidRPr="003A55C3">
        <w:rPr>
          <w:rFonts w:ascii="宋体" w:eastAsia="宋体" w:hAnsi="宋体" w:cs="宋体" w:hint="eastAsia"/>
          <w:b/>
          <w:bCs/>
          <w:color w:val="000000"/>
          <w:sz w:val="21"/>
          <w:szCs w:val="21"/>
        </w:rPr>
        <w:t>查看</w:t>
      </w:r>
      <w:r>
        <w:rPr>
          <w:rFonts w:ascii="宋体" w:eastAsia="宋体" w:hAnsi="宋体" w:cs="宋体" w:hint="eastAsia"/>
          <w:b/>
          <w:bCs/>
          <w:color w:val="000000"/>
          <w:sz w:val="21"/>
          <w:szCs w:val="21"/>
        </w:rPr>
        <w:t>收藏的帖子</w:t>
      </w:r>
    </w:p>
    <w:p w14:paraId="5DE0043B" w14:textId="77777777" w:rsidR="003A55C3" w:rsidRDefault="003A55C3" w:rsidP="003A55C3">
      <w:pPr>
        <w:pStyle w:val="af4"/>
        <w:widowControl/>
        <w:ind w:left="360"/>
        <w:rPr>
          <w:rFonts w:ascii="宋体" w:eastAsia="宋体" w:hAnsi="宋体" w:cs="宋体" w:hint="eastAsia"/>
          <w:color w:val="000000"/>
          <w:sz w:val="21"/>
          <w:szCs w:val="21"/>
        </w:rPr>
      </w:pPr>
      <w:r>
        <w:rPr>
          <w:rFonts w:ascii="宋体" w:eastAsia="宋体" w:hAnsi="宋体" w:cs="宋体" w:hint="eastAsia"/>
          <w:color w:val="000000"/>
          <w:sz w:val="21"/>
          <w:szCs w:val="21"/>
        </w:rPr>
        <w:t>用户和管理员可以查看所有已收藏的帖子</w:t>
      </w:r>
    </w:p>
    <w:p w14:paraId="38BAC8E3" w14:textId="77777777" w:rsidR="003A55C3" w:rsidRPr="003A55C3" w:rsidRDefault="003A55C3" w:rsidP="003A55C3">
      <w:pPr>
        <w:pStyle w:val="af4"/>
        <w:widowControl/>
        <w:ind w:left="360"/>
        <w:rPr>
          <w:rFonts w:eastAsia="宋体" w:hint="eastAsia"/>
        </w:rPr>
      </w:pPr>
    </w:p>
    <w:p w14:paraId="5CC8CF9F" w14:textId="05E131C9" w:rsidR="001E646E" w:rsidRPr="006561F9" w:rsidRDefault="00000000">
      <w:pPr>
        <w:pStyle w:val="4"/>
        <w:rPr>
          <w:rFonts w:ascii="宋体" w:hAnsi="宋体" w:hint="eastAsia"/>
          <w:szCs w:val="21"/>
        </w:rPr>
      </w:pPr>
      <w:commentRangeStart w:id="27"/>
      <w:r w:rsidRPr="006561F9">
        <w:rPr>
          <w:rFonts w:ascii="宋体" w:hAnsi="宋体" w:hint="eastAsia"/>
          <w:szCs w:val="21"/>
        </w:rPr>
        <w:t>评论管理</w:t>
      </w:r>
    </w:p>
    <w:p w14:paraId="1ED1DE48" w14:textId="4B414C4D" w:rsidR="001E646E" w:rsidRPr="006561F9" w:rsidRDefault="00000000">
      <w:pPr>
        <w:pStyle w:val="af2"/>
        <w:ind w:left="360"/>
        <w:rPr>
          <w:rFonts w:ascii="宋体" w:eastAsia="宋体" w:hAnsi="宋体" w:hint="eastAsia"/>
        </w:rPr>
      </w:pPr>
      <w:r w:rsidRPr="006561F9">
        <w:rPr>
          <w:rFonts w:ascii="宋体" w:eastAsia="宋体" w:hAnsi="宋体" w:hint="eastAsia"/>
        </w:rPr>
        <w:t>该模块实现对评论信息的发布、删除、查看操作，评论是针对主题帖进行的</w:t>
      </w:r>
      <w:r w:rsidRPr="006561F9">
        <w:rPr>
          <w:rFonts w:ascii="宋体" w:eastAsia="宋体" w:hAnsi="宋体"/>
        </w:rPr>
        <w:tab/>
      </w:r>
    </w:p>
    <w:p w14:paraId="744929A0" w14:textId="77777777" w:rsidR="001E646E" w:rsidRPr="006561F9" w:rsidRDefault="00000000">
      <w:pPr>
        <w:pStyle w:val="af2"/>
        <w:ind w:left="360" w:firstLineChars="0" w:firstLine="0"/>
        <w:rPr>
          <w:rFonts w:ascii="宋体" w:eastAsia="宋体" w:hAnsi="宋体" w:hint="eastAsia"/>
          <w:b/>
          <w:bCs/>
        </w:rPr>
      </w:pPr>
      <w:r w:rsidRPr="006561F9">
        <w:rPr>
          <w:rFonts w:ascii="宋体" w:eastAsia="宋体" w:hAnsi="宋体" w:hint="eastAsia"/>
          <w:b/>
          <w:bCs/>
        </w:rPr>
        <w:t>①发表评论</w:t>
      </w:r>
    </w:p>
    <w:p w14:paraId="35CEC52E" w14:textId="77777777" w:rsidR="001E646E" w:rsidRPr="006561F9" w:rsidRDefault="00000000">
      <w:pPr>
        <w:pStyle w:val="af2"/>
        <w:ind w:left="360" w:firstLineChars="0" w:firstLine="0"/>
        <w:rPr>
          <w:rFonts w:ascii="宋体" w:eastAsia="宋体" w:hAnsi="宋体" w:hint="eastAsia"/>
        </w:rPr>
      </w:pPr>
      <w:r w:rsidRPr="006561F9">
        <w:rPr>
          <w:rFonts w:ascii="宋体" w:eastAsia="宋体" w:hAnsi="宋体" w:hint="eastAsia"/>
        </w:rPr>
        <w:t>用户可以对发布的主题帖进行评论</w:t>
      </w:r>
    </w:p>
    <w:p w14:paraId="586F3879" w14:textId="77777777" w:rsidR="001E646E" w:rsidRPr="006561F9" w:rsidRDefault="00000000">
      <w:pPr>
        <w:pStyle w:val="af2"/>
        <w:ind w:left="360" w:firstLineChars="0" w:firstLine="0"/>
        <w:rPr>
          <w:rFonts w:ascii="宋体" w:eastAsia="宋体" w:hAnsi="宋体" w:hint="eastAsia"/>
          <w:b/>
          <w:bCs/>
        </w:rPr>
      </w:pPr>
      <w:r w:rsidRPr="006561F9">
        <w:rPr>
          <w:rFonts w:ascii="宋体" w:eastAsia="宋体" w:hAnsi="宋体" w:hint="eastAsia"/>
          <w:b/>
          <w:bCs/>
        </w:rPr>
        <w:t>②删除评论</w:t>
      </w:r>
    </w:p>
    <w:p w14:paraId="3DD64DBA" w14:textId="77777777" w:rsidR="001E646E" w:rsidRPr="006561F9" w:rsidRDefault="00000000">
      <w:pPr>
        <w:pStyle w:val="af2"/>
        <w:ind w:left="360" w:firstLineChars="0" w:firstLine="0"/>
        <w:rPr>
          <w:rFonts w:ascii="宋体" w:eastAsia="宋体" w:hAnsi="宋体" w:hint="eastAsia"/>
        </w:rPr>
      </w:pPr>
      <w:r w:rsidRPr="006561F9">
        <w:rPr>
          <w:rFonts w:ascii="宋体" w:eastAsia="宋体" w:hAnsi="宋体" w:hint="eastAsia"/>
        </w:rPr>
        <w:t>普通用户可以删除自己发布过的评论，管理员可以删除任意用户的任何评论，注意：主题帖删除后，其评论将全部自动删除</w:t>
      </w:r>
    </w:p>
    <w:p w14:paraId="6170B541" w14:textId="77777777" w:rsidR="001E646E" w:rsidRPr="006561F9" w:rsidRDefault="00000000">
      <w:pPr>
        <w:pStyle w:val="af2"/>
        <w:ind w:left="360" w:firstLineChars="0" w:firstLine="0"/>
        <w:rPr>
          <w:rFonts w:ascii="宋体" w:eastAsia="宋体" w:hAnsi="宋体" w:hint="eastAsia"/>
          <w:b/>
          <w:bCs/>
        </w:rPr>
      </w:pPr>
      <w:r w:rsidRPr="006561F9">
        <w:rPr>
          <w:rFonts w:ascii="宋体" w:eastAsia="宋体" w:hAnsi="宋体" w:hint="eastAsia"/>
          <w:b/>
          <w:bCs/>
        </w:rPr>
        <w:t>③查看评论</w:t>
      </w:r>
    </w:p>
    <w:p w14:paraId="3BE672E7" w14:textId="77777777" w:rsidR="001E646E" w:rsidRPr="006561F9" w:rsidRDefault="00000000">
      <w:pPr>
        <w:pStyle w:val="af2"/>
        <w:ind w:left="360" w:firstLineChars="0" w:firstLine="0"/>
        <w:rPr>
          <w:rFonts w:ascii="宋体" w:eastAsia="宋体" w:hAnsi="宋体" w:hint="eastAsia"/>
        </w:rPr>
      </w:pPr>
      <w:r w:rsidRPr="006561F9">
        <w:rPr>
          <w:rFonts w:ascii="宋体" w:eastAsia="宋体" w:hAnsi="宋体" w:hint="eastAsia"/>
        </w:rPr>
        <w:t>用户和管理员可以查看所有评论</w:t>
      </w:r>
    </w:p>
    <w:p w14:paraId="12D2DE2A" w14:textId="77777777" w:rsidR="001E646E" w:rsidRPr="006561F9" w:rsidRDefault="00000000">
      <w:pPr>
        <w:pStyle w:val="af2"/>
        <w:ind w:left="360" w:firstLineChars="0" w:firstLine="0"/>
        <w:rPr>
          <w:rFonts w:ascii="宋体" w:eastAsia="宋体" w:hAnsi="宋体" w:hint="eastAsia"/>
          <w:b/>
          <w:bCs/>
        </w:rPr>
      </w:pPr>
      <w:r w:rsidRPr="006561F9">
        <w:rPr>
          <w:rFonts w:ascii="宋体" w:eastAsia="宋体" w:hAnsi="宋体" w:hint="eastAsia"/>
          <w:b/>
          <w:bCs/>
        </w:rPr>
        <w:t>④审核评论</w:t>
      </w:r>
    </w:p>
    <w:p w14:paraId="3EA1A75B" w14:textId="77777777" w:rsidR="001E646E" w:rsidRPr="006561F9" w:rsidRDefault="00000000">
      <w:pPr>
        <w:pStyle w:val="af2"/>
        <w:ind w:left="360" w:firstLineChars="0" w:firstLine="0"/>
        <w:rPr>
          <w:rFonts w:ascii="宋体" w:eastAsia="宋体" w:hAnsi="宋体" w:hint="eastAsia"/>
        </w:rPr>
      </w:pPr>
      <w:r w:rsidRPr="006561F9">
        <w:rPr>
          <w:rFonts w:ascii="宋体" w:eastAsia="宋体" w:hAnsi="宋体" w:hint="eastAsia"/>
        </w:rPr>
        <w:t>管理员需要对用户发表的评论进行审核，可以通过或退回</w:t>
      </w:r>
    </w:p>
    <w:p w14:paraId="5A9E2D71" w14:textId="4F8FAC21" w:rsidR="001E646E" w:rsidRPr="006561F9" w:rsidRDefault="003A55C3">
      <w:pPr>
        <w:pStyle w:val="4"/>
        <w:rPr>
          <w:rFonts w:ascii="宋体" w:hAnsi="宋体" w:hint="eastAsia"/>
          <w:szCs w:val="21"/>
        </w:rPr>
      </w:pPr>
      <w:r>
        <w:rPr>
          <w:rFonts w:hint="eastAsia"/>
        </w:rPr>
        <w:t>私信管理</w:t>
      </w:r>
    </w:p>
    <w:p w14:paraId="7BFC0B45" w14:textId="77777777" w:rsidR="003A55C3" w:rsidRPr="003A55C3" w:rsidRDefault="003A55C3" w:rsidP="003A55C3">
      <w:pPr>
        <w:ind w:leftChars="200" w:left="420" w:firstLine="420"/>
        <w:rPr>
          <w:rFonts w:ascii="宋体" w:eastAsia="宋体" w:hAnsi="宋体" w:hint="eastAsia"/>
        </w:rPr>
      </w:pPr>
      <w:bookmarkStart w:id="28" w:name="_Toc148635497"/>
      <w:r w:rsidRPr="003A55C3">
        <w:rPr>
          <w:rFonts w:ascii="宋体" w:eastAsia="宋体" w:hAnsi="宋体" w:hint="eastAsia"/>
        </w:rPr>
        <w:t>该模块实现用户间的私聊活动</w:t>
      </w:r>
    </w:p>
    <w:p w14:paraId="0F494D0E" w14:textId="336075CC" w:rsidR="003A55C3" w:rsidRPr="003A55C3" w:rsidRDefault="003A55C3" w:rsidP="003A55C3">
      <w:pPr>
        <w:ind w:left="420"/>
        <w:rPr>
          <w:rFonts w:ascii="宋体" w:eastAsia="宋体" w:hAnsi="宋体" w:hint="eastAsia"/>
          <w:b/>
          <w:bCs/>
        </w:rPr>
      </w:pPr>
      <w:r>
        <w:rPr>
          <w:rFonts w:ascii="宋体" w:eastAsia="宋体" w:hAnsi="宋体" w:hint="eastAsia"/>
          <w:b/>
          <w:bCs/>
        </w:rPr>
        <w:fldChar w:fldCharType="begin"/>
      </w:r>
      <w:r>
        <w:rPr>
          <w:rFonts w:ascii="宋体" w:eastAsia="宋体" w:hAnsi="宋体" w:hint="eastAsia"/>
          <w:b/>
          <w:bCs/>
        </w:rPr>
        <w:instrText xml:space="preserve"> = 1 \* GB3 </w:instrText>
      </w:r>
      <w:r>
        <w:rPr>
          <w:rFonts w:ascii="宋体" w:eastAsia="宋体" w:hAnsi="宋体" w:hint="eastAsia"/>
          <w:b/>
          <w:bCs/>
        </w:rPr>
        <w:fldChar w:fldCharType="separate"/>
      </w:r>
      <w:r>
        <w:rPr>
          <w:rFonts w:ascii="宋体" w:eastAsia="宋体" w:hAnsi="宋体" w:hint="eastAsia"/>
          <w:b/>
          <w:bCs/>
          <w:noProof/>
        </w:rPr>
        <w:t>①</w:t>
      </w:r>
      <w:r>
        <w:rPr>
          <w:rFonts w:ascii="宋体" w:eastAsia="宋体" w:hAnsi="宋体" w:hint="eastAsia"/>
          <w:b/>
          <w:bCs/>
        </w:rPr>
        <w:fldChar w:fldCharType="end"/>
      </w:r>
      <w:r w:rsidRPr="003A55C3">
        <w:rPr>
          <w:rFonts w:ascii="宋体" w:eastAsia="宋体" w:hAnsi="宋体" w:hint="eastAsia"/>
          <w:b/>
          <w:bCs/>
        </w:rPr>
        <w:t>编辑、发送信息</w:t>
      </w:r>
    </w:p>
    <w:p w14:paraId="0A1DD6A6" w14:textId="77777777" w:rsidR="003A55C3" w:rsidRPr="003A55C3" w:rsidRDefault="003A55C3" w:rsidP="003A55C3">
      <w:pPr>
        <w:ind w:leftChars="200" w:left="420"/>
        <w:rPr>
          <w:rFonts w:ascii="宋体" w:eastAsia="宋体" w:hAnsi="宋体" w:hint="eastAsia"/>
        </w:rPr>
      </w:pPr>
      <w:r w:rsidRPr="003A55C3">
        <w:rPr>
          <w:rFonts w:ascii="宋体" w:eastAsia="宋体" w:hAnsi="宋体" w:hint="eastAsia"/>
        </w:rPr>
        <w:t>用户可以在编辑框中编辑文字信息或发送图片、视频等文件</w:t>
      </w:r>
    </w:p>
    <w:p w14:paraId="35C05980" w14:textId="33C0C91A" w:rsidR="003A55C3" w:rsidRPr="003A55C3" w:rsidRDefault="003A55C3" w:rsidP="003A55C3">
      <w:pPr>
        <w:ind w:left="420"/>
        <w:rPr>
          <w:rFonts w:ascii="宋体" w:eastAsia="宋体" w:hAnsi="宋体" w:hint="eastAsia"/>
          <w:b/>
          <w:bCs/>
        </w:rPr>
      </w:pPr>
      <w:r>
        <w:rPr>
          <w:rFonts w:ascii="宋体" w:eastAsia="宋体" w:hAnsi="宋体" w:hint="eastAsia"/>
          <w:b/>
          <w:bCs/>
        </w:rPr>
        <w:fldChar w:fldCharType="begin"/>
      </w:r>
      <w:r>
        <w:rPr>
          <w:rFonts w:ascii="宋体" w:eastAsia="宋体" w:hAnsi="宋体" w:hint="eastAsia"/>
          <w:b/>
          <w:bCs/>
        </w:rPr>
        <w:instrText xml:space="preserve"> = 2 \* GB3 </w:instrText>
      </w:r>
      <w:r>
        <w:rPr>
          <w:rFonts w:ascii="宋体" w:eastAsia="宋体" w:hAnsi="宋体" w:hint="eastAsia"/>
          <w:b/>
          <w:bCs/>
        </w:rPr>
        <w:fldChar w:fldCharType="separate"/>
      </w:r>
      <w:r>
        <w:rPr>
          <w:rFonts w:ascii="宋体" w:eastAsia="宋体" w:hAnsi="宋体" w:hint="eastAsia"/>
          <w:b/>
          <w:bCs/>
          <w:noProof/>
        </w:rPr>
        <w:t>②</w:t>
      </w:r>
      <w:r>
        <w:rPr>
          <w:rFonts w:ascii="宋体" w:eastAsia="宋体" w:hAnsi="宋体" w:hint="eastAsia"/>
          <w:b/>
          <w:bCs/>
        </w:rPr>
        <w:fldChar w:fldCharType="end"/>
      </w:r>
      <w:r w:rsidRPr="003A55C3">
        <w:rPr>
          <w:rFonts w:ascii="宋体" w:eastAsia="宋体" w:hAnsi="宋体" w:hint="eastAsia"/>
          <w:b/>
          <w:bCs/>
        </w:rPr>
        <w:t>撤回信息</w:t>
      </w:r>
    </w:p>
    <w:p w14:paraId="2F364A02" w14:textId="77777777" w:rsidR="003A55C3" w:rsidRPr="003A55C3" w:rsidRDefault="003A55C3" w:rsidP="003A55C3">
      <w:pPr>
        <w:ind w:leftChars="200" w:left="420"/>
        <w:rPr>
          <w:rFonts w:ascii="宋体" w:eastAsia="宋体" w:hAnsi="宋体" w:hint="eastAsia"/>
        </w:rPr>
      </w:pPr>
      <w:r w:rsidRPr="003A55C3">
        <w:rPr>
          <w:rFonts w:ascii="宋体" w:eastAsia="宋体" w:hAnsi="宋体" w:hint="eastAsia"/>
        </w:rPr>
        <w:t>用户可以对两分钟内自己已发送的信息撤回</w:t>
      </w:r>
    </w:p>
    <w:p w14:paraId="50C205A5" w14:textId="4AD28BEF" w:rsidR="003A55C3" w:rsidRPr="003A55C3" w:rsidRDefault="003A55C3" w:rsidP="003A55C3">
      <w:pPr>
        <w:ind w:left="420"/>
        <w:rPr>
          <w:rFonts w:ascii="宋体" w:eastAsia="宋体" w:hAnsi="宋体" w:hint="eastAsia"/>
          <w:b/>
          <w:bCs/>
        </w:rPr>
      </w:pPr>
      <w:r>
        <w:rPr>
          <w:rFonts w:ascii="宋体" w:eastAsia="宋体" w:hAnsi="宋体" w:hint="eastAsia"/>
          <w:b/>
          <w:bCs/>
        </w:rPr>
        <w:fldChar w:fldCharType="begin"/>
      </w:r>
      <w:r>
        <w:rPr>
          <w:rFonts w:ascii="宋体" w:eastAsia="宋体" w:hAnsi="宋体" w:hint="eastAsia"/>
          <w:b/>
          <w:bCs/>
        </w:rPr>
        <w:instrText xml:space="preserve"> = 3 \* GB3 </w:instrText>
      </w:r>
      <w:r>
        <w:rPr>
          <w:rFonts w:ascii="宋体" w:eastAsia="宋体" w:hAnsi="宋体" w:hint="eastAsia"/>
          <w:b/>
          <w:bCs/>
        </w:rPr>
        <w:fldChar w:fldCharType="separate"/>
      </w:r>
      <w:r>
        <w:rPr>
          <w:rFonts w:ascii="宋体" w:eastAsia="宋体" w:hAnsi="宋体" w:hint="eastAsia"/>
          <w:b/>
          <w:bCs/>
          <w:noProof/>
        </w:rPr>
        <w:t>③</w:t>
      </w:r>
      <w:r>
        <w:rPr>
          <w:rFonts w:ascii="宋体" w:eastAsia="宋体" w:hAnsi="宋体" w:hint="eastAsia"/>
          <w:b/>
          <w:bCs/>
        </w:rPr>
        <w:fldChar w:fldCharType="end"/>
      </w:r>
      <w:r w:rsidRPr="003A55C3">
        <w:rPr>
          <w:rFonts w:ascii="宋体" w:eastAsia="宋体" w:hAnsi="宋体" w:hint="eastAsia"/>
          <w:b/>
          <w:bCs/>
        </w:rPr>
        <w:t>接收信息</w:t>
      </w:r>
    </w:p>
    <w:p w14:paraId="3E5F5964" w14:textId="77777777" w:rsidR="003A55C3" w:rsidRPr="003A55C3" w:rsidRDefault="003A55C3" w:rsidP="003A55C3">
      <w:pPr>
        <w:ind w:leftChars="200" w:left="420"/>
        <w:rPr>
          <w:rFonts w:ascii="宋体" w:eastAsia="宋体" w:hAnsi="宋体" w:hint="eastAsia"/>
        </w:rPr>
      </w:pPr>
      <w:r w:rsidRPr="003A55C3">
        <w:rPr>
          <w:rFonts w:ascii="宋体" w:eastAsia="宋体" w:hAnsi="宋体" w:hint="eastAsia"/>
        </w:rPr>
        <w:t>接受者可以在私聊界面看到对方发来的信息</w:t>
      </w:r>
      <w:commentRangeEnd w:id="27"/>
      <w:r w:rsidR="00C07637">
        <w:rPr>
          <w:rStyle w:val="af"/>
        </w:rPr>
        <w:commentReference w:id="27"/>
      </w:r>
    </w:p>
    <w:p w14:paraId="171D1092" w14:textId="77777777" w:rsidR="001E646E" w:rsidRDefault="00000000">
      <w:pPr>
        <w:pStyle w:val="3"/>
        <w:rPr>
          <w:rFonts w:hint="eastAsia"/>
        </w:rPr>
      </w:pPr>
      <w:r>
        <w:rPr>
          <w:rFonts w:hint="eastAsia"/>
        </w:rPr>
        <w:t>1</w:t>
      </w:r>
      <w:r>
        <w:t>.2</w:t>
      </w:r>
      <w:r>
        <w:rPr>
          <w:rFonts w:hint="eastAsia"/>
        </w:rPr>
        <w:t>确定参与者</w:t>
      </w:r>
      <w:bookmarkEnd w:id="28"/>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6713"/>
      </w:tblGrid>
      <w:tr w:rsidR="001E646E" w14:paraId="0924A44F" w14:textId="77777777">
        <w:tc>
          <w:tcPr>
            <w:tcW w:w="1809" w:type="dxa"/>
            <w:vAlign w:val="center"/>
          </w:tcPr>
          <w:p w14:paraId="511177D8" w14:textId="77777777" w:rsidR="001E646E" w:rsidRDefault="00000000">
            <w:pPr>
              <w:jc w:val="center"/>
              <w:rPr>
                <w:rFonts w:ascii="宋体" w:eastAsia="宋体" w:hAnsi="宋体" w:hint="eastAsia"/>
              </w:rPr>
            </w:pPr>
            <w:r>
              <w:rPr>
                <w:rFonts w:ascii="宋体" w:eastAsia="宋体" w:hAnsi="宋体" w:hint="eastAsia"/>
              </w:rPr>
              <w:t>参与者</w:t>
            </w:r>
          </w:p>
        </w:tc>
        <w:tc>
          <w:tcPr>
            <w:tcW w:w="6713" w:type="dxa"/>
            <w:vAlign w:val="center"/>
          </w:tcPr>
          <w:p w14:paraId="262F8C43" w14:textId="77777777" w:rsidR="001E646E" w:rsidRDefault="00000000">
            <w:pPr>
              <w:rPr>
                <w:rFonts w:ascii="宋体" w:eastAsia="宋体" w:hAnsi="宋体" w:hint="eastAsia"/>
              </w:rPr>
            </w:pPr>
            <w:r>
              <w:rPr>
                <w:rFonts w:ascii="宋体" w:eastAsia="宋体" w:hAnsi="宋体" w:hint="eastAsia"/>
              </w:rPr>
              <w:t>参与项目</w:t>
            </w:r>
          </w:p>
        </w:tc>
      </w:tr>
      <w:tr w:rsidR="001E646E" w14:paraId="7D0E6111" w14:textId="77777777">
        <w:tc>
          <w:tcPr>
            <w:tcW w:w="1809" w:type="dxa"/>
            <w:vAlign w:val="center"/>
          </w:tcPr>
          <w:p w14:paraId="5DC0267E" w14:textId="77777777" w:rsidR="001E646E" w:rsidRDefault="00000000">
            <w:pPr>
              <w:jc w:val="center"/>
              <w:rPr>
                <w:rFonts w:ascii="宋体" w:eastAsia="宋体" w:hAnsi="宋体" w:hint="eastAsia"/>
              </w:rPr>
            </w:pPr>
            <w:r>
              <w:rPr>
                <w:rFonts w:ascii="宋体" w:eastAsia="宋体" w:hAnsi="宋体" w:hint="eastAsia"/>
              </w:rPr>
              <w:t>普通用户</w:t>
            </w:r>
          </w:p>
        </w:tc>
        <w:tc>
          <w:tcPr>
            <w:tcW w:w="6713" w:type="dxa"/>
            <w:vAlign w:val="center"/>
          </w:tcPr>
          <w:p w14:paraId="2F9187AA" w14:textId="7D4D6640" w:rsidR="001E646E" w:rsidRDefault="00000000">
            <w:pPr>
              <w:rPr>
                <w:rFonts w:ascii="宋体" w:eastAsia="宋体" w:hAnsi="宋体" w:hint="eastAsia"/>
              </w:rPr>
            </w:pPr>
            <w:r>
              <w:rPr>
                <w:rFonts w:ascii="宋体" w:eastAsia="宋体" w:hAnsi="宋体" w:hint="eastAsia"/>
              </w:rPr>
              <w:t>账户信息管理、</w:t>
            </w:r>
            <w:r w:rsidR="00A64522">
              <w:rPr>
                <w:rFonts w:ascii="宋体" w:eastAsia="宋体" w:hAnsi="宋体" w:hint="eastAsia"/>
              </w:rPr>
              <w:t>运动记录管理、</w:t>
            </w:r>
            <w:r w:rsidR="00D57F72">
              <w:rPr>
                <w:rFonts w:ascii="宋体" w:eastAsia="宋体" w:hAnsi="宋体" w:hint="eastAsia"/>
              </w:rPr>
              <w:t>运动</w:t>
            </w:r>
            <w:r w:rsidR="00A64522">
              <w:rPr>
                <w:rFonts w:ascii="宋体" w:eastAsia="宋体" w:hAnsi="宋体" w:hint="eastAsia"/>
              </w:rPr>
              <w:t>计划管理、运动论坛</w:t>
            </w:r>
          </w:p>
        </w:tc>
      </w:tr>
      <w:tr w:rsidR="001E646E" w14:paraId="1250D327" w14:textId="77777777">
        <w:tc>
          <w:tcPr>
            <w:tcW w:w="1809" w:type="dxa"/>
            <w:vAlign w:val="center"/>
          </w:tcPr>
          <w:p w14:paraId="2BAEC0FD" w14:textId="77777777" w:rsidR="001E646E" w:rsidRDefault="00000000">
            <w:pPr>
              <w:jc w:val="center"/>
              <w:rPr>
                <w:rFonts w:ascii="宋体" w:eastAsia="宋体" w:hAnsi="宋体" w:hint="eastAsia"/>
              </w:rPr>
            </w:pPr>
            <w:r>
              <w:rPr>
                <w:rFonts w:ascii="宋体" w:eastAsia="宋体" w:hAnsi="宋体" w:hint="eastAsia"/>
              </w:rPr>
              <w:t>管理员用户</w:t>
            </w:r>
          </w:p>
        </w:tc>
        <w:tc>
          <w:tcPr>
            <w:tcW w:w="6713" w:type="dxa"/>
            <w:vAlign w:val="center"/>
          </w:tcPr>
          <w:p w14:paraId="6A2E6E78" w14:textId="0A49171B" w:rsidR="001E646E" w:rsidRDefault="00000000">
            <w:pPr>
              <w:rPr>
                <w:rFonts w:ascii="宋体" w:eastAsia="宋体" w:hAnsi="宋体" w:hint="eastAsia"/>
              </w:rPr>
            </w:pPr>
            <w:r>
              <w:rPr>
                <w:rFonts w:ascii="宋体" w:eastAsia="宋体" w:hAnsi="宋体" w:hint="eastAsia"/>
              </w:rPr>
              <w:t>账户信息管理、</w:t>
            </w:r>
            <w:r w:rsidR="00D57F72">
              <w:rPr>
                <w:rFonts w:ascii="宋体" w:eastAsia="宋体" w:hAnsi="宋体" w:hint="eastAsia"/>
              </w:rPr>
              <w:t>运动计划管理、</w:t>
            </w:r>
            <w:r w:rsidR="00A64522">
              <w:rPr>
                <w:rFonts w:ascii="宋体" w:eastAsia="宋体" w:hAnsi="宋体" w:hint="eastAsia"/>
              </w:rPr>
              <w:t>运动论坛</w:t>
            </w:r>
          </w:p>
        </w:tc>
      </w:tr>
    </w:tbl>
    <w:p w14:paraId="41C145AD" w14:textId="77777777" w:rsidR="001E646E" w:rsidRDefault="001E646E">
      <w:pPr>
        <w:pStyle w:val="af2"/>
        <w:ind w:left="360" w:firstLineChars="0" w:firstLine="0"/>
        <w:rPr>
          <w:rFonts w:hint="eastAsia"/>
        </w:rPr>
      </w:pPr>
    </w:p>
    <w:p w14:paraId="2E9AD4C4" w14:textId="3918F018" w:rsidR="001E646E" w:rsidRDefault="002B61C0">
      <w:pPr>
        <w:pStyle w:val="3"/>
        <w:rPr>
          <w:rFonts w:hint="eastAsia"/>
        </w:rPr>
      </w:pPr>
      <w:bookmarkStart w:id="29" w:name="_Toc148635498"/>
      <w:del w:id="30" w:author="xf s" w:date="2025-10-31T15:39:00Z" w16du:dateUtc="2025-10-31T07:39:00Z">
        <w:r w:rsidRPr="002B61C0" w:rsidDel="008638B5">
          <w:rPr>
            <w:noProof/>
          </w:rPr>
          <w:lastRenderedPageBreak/>
          <w:drawing>
            <wp:anchor distT="0" distB="0" distL="114300" distR="114300" simplePos="0" relativeHeight="251658240" behindDoc="0" locked="0" layoutInCell="1" allowOverlap="1" wp14:anchorId="4497CF6A" wp14:editId="359F7C97">
              <wp:simplePos x="0" y="0"/>
              <wp:positionH relativeFrom="margin">
                <wp:posOffset>-344170</wp:posOffset>
              </wp:positionH>
              <wp:positionV relativeFrom="paragraph">
                <wp:posOffset>401320</wp:posOffset>
              </wp:positionV>
              <wp:extent cx="6197600" cy="3536315"/>
              <wp:effectExtent l="0" t="0" r="0" b="6985"/>
              <wp:wrapTopAndBottom/>
              <wp:docPr id="1740076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76966" name="图片 1"/>
                      <pic:cNvPicPr/>
                    </pic:nvPicPr>
                    <pic:blipFill rotWithShape="1">
                      <a:blip r:embed="rId13" cstate="print">
                        <a:extLst>
                          <a:ext uri="{28A0092B-C50C-407E-A947-70E740481C1C}">
                            <a14:useLocalDpi xmlns:a14="http://schemas.microsoft.com/office/drawing/2010/main" val="0"/>
                          </a:ext>
                        </a:extLst>
                      </a:blip>
                      <a:srcRect l="726" t="761" r="1719" b="1746"/>
                      <a:stretch>
                        <a:fillRect/>
                      </a:stretch>
                    </pic:blipFill>
                    <pic:spPr bwMode="auto">
                      <a:xfrm>
                        <a:off x="0" y="0"/>
                        <a:ext cx="6197600" cy="3536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del>
      <w:r w:rsidR="00651B98">
        <w:rPr>
          <w:rFonts w:hint="eastAsia"/>
        </w:rPr>
        <w:t>1</w:t>
      </w:r>
      <w:r w:rsidR="00651B98">
        <w:t>.3</w:t>
      </w:r>
      <w:r w:rsidR="00651B98">
        <w:rPr>
          <w:rFonts w:hint="eastAsia"/>
        </w:rPr>
        <w:t>确定用例（总用例图）</w:t>
      </w:r>
      <w:bookmarkEnd w:id="29"/>
    </w:p>
    <w:p w14:paraId="04E131A8" w14:textId="114D6707" w:rsidR="001E646E" w:rsidRDefault="001E646E" w:rsidP="002B61C0">
      <w:pPr>
        <w:jc w:val="center"/>
        <w:rPr>
          <w:rFonts w:hint="eastAsia"/>
        </w:rPr>
      </w:pPr>
    </w:p>
    <w:p w14:paraId="4E3AB453" w14:textId="0169A5EE" w:rsidR="001E646E" w:rsidRDefault="00000000">
      <w:pPr>
        <w:pStyle w:val="a3"/>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.3 </w:t>
      </w:r>
      <w:r>
        <w:rPr>
          <w:rFonts w:hint="eastAsia"/>
        </w:rPr>
        <w:t>总用例图</w:t>
      </w:r>
    </w:p>
    <w:p w14:paraId="3D24BA21" w14:textId="59FCF3A5" w:rsidR="001E646E" w:rsidRDefault="00000000">
      <w:pPr>
        <w:pStyle w:val="3"/>
        <w:rPr>
          <w:rFonts w:hint="eastAsia"/>
        </w:rPr>
      </w:pPr>
      <w:bookmarkStart w:id="31" w:name="_Toc148635499"/>
      <w:r>
        <w:rPr>
          <w:rFonts w:hint="eastAsia"/>
        </w:rPr>
        <w:t>1</w:t>
      </w:r>
      <w:r>
        <w:t>.4</w:t>
      </w:r>
      <w:r>
        <w:rPr>
          <w:rFonts w:hint="eastAsia"/>
        </w:rPr>
        <w:t>用例说明</w:t>
      </w:r>
      <w:bookmarkEnd w:id="31"/>
    </w:p>
    <w:p w14:paraId="450565FF" w14:textId="77777777" w:rsidR="001E646E" w:rsidRDefault="00000000">
      <w:pPr>
        <w:pStyle w:val="4"/>
        <w:rPr>
          <w:rFonts w:ascii="宋体" w:hAnsi="宋体" w:hint="eastAsia"/>
          <w:szCs w:val="21"/>
        </w:rPr>
      </w:pPr>
      <w:r>
        <w:rPr>
          <w:rFonts w:ascii="宋体" w:hAnsi="宋体" w:hint="eastAsia"/>
          <w:szCs w:val="21"/>
        </w:rPr>
        <w:t>1.</w:t>
      </w:r>
      <w:r>
        <w:rPr>
          <w:rFonts w:ascii="宋体" w:hAnsi="宋体"/>
          <w:szCs w:val="21"/>
        </w:rPr>
        <w:t>4.1</w:t>
      </w:r>
      <w:r>
        <w:rPr>
          <w:rFonts w:hint="eastAsia"/>
        </w:rPr>
        <w:t>用户</w:t>
      </w:r>
      <w:r>
        <w:rPr>
          <w:rFonts w:ascii="宋体" w:hAnsi="宋体" w:hint="eastAsia"/>
          <w:szCs w:val="21"/>
        </w:rPr>
        <w:t>注册</w:t>
      </w:r>
    </w:p>
    <w:p w14:paraId="7B26B196" w14:textId="77777777" w:rsidR="001E646E" w:rsidRDefault="00000000">
      <w:pPr>
        <w:pStyle w:val="af2"/>
        <w:ind w:left="360" w:firstLineChars="0" w:firstLine="0"/>
        <w:rPr>
          <w:rFonts w:ascii="宋体" w:eastAsia="宋体" w:hAnsi="宋体" w:hint="eastAsia"/>
        </w:rPr>
      </w:pPr>
      <w:r>
        <w:rPr>
          <w:rFonts w:ascii="宋体" w:eastAsia="宋体" w:hAnsi="宋体" w:hint="eastAsia"/>
        </w:rPr>
        <w:t>用例名：用户注册</w:t>
      </w:r>
    </w:p>
    <w:p w14:paraId="1677D26A" w14:textId="77777777" w:rsidR="001E646E" w:rsidRDefault="00000000">
      <w:pPr>
        <w:pStyle w:val="af2"/>
        <w:ind w:left="360" w:firstLineChars="0" w:firstLine="0"/>
        <w:rPr>
          <w:rFonts w:ascii="宋体" w:eastAsia="宋体" w:hAnsi="宋体" w:hint="eastAsia"/>
        </w:rPr>
      </w:pPr>
      <w:r>
        <w:rPr>
          <w:rFonts w:ascii="宋体" w:eastAsia="宋体" w:hAnsi="宋体" w:hint="eastAsia"/>
        </w:rPr>
        <w:t>描述：用户通过注册在本系统中添加自己的账号</w:t>
      </w:r>
    </w:p>
    <w:p w14:paraId="0DCFD6FF" w14:textId="77777777" w:rsidR="001E646E" w:rsidRDefault="00000000">
      <w:pPr>
        <w:pStyle w:val="af2"/>
        <w:ind w:left="360" w:firstLineChars="0" w:firstLine="0"/>
        <w:rPr>
          <w:rFonts w:ascii="宋体" w:eastAsia="宋体" w:hAnsi="宋体" w:hint="eastAsia"/>
        </w:rPr>
      </w:pPr>
      <w:r>
        <w:rPr>
          <w:rFonts w:ascii="宋体" w:eastAsia="宋体" w:hAnsi="宋体" w:hint="eastAsia"/>
        </w:rPr>
        <w:t>参与者：用户</w:t>
      </w:r>
    </w:p>
    <w:p w14:paraId="7977A7BC" w14:textId="77777777" w:rsidR="001E646E" w:rsidRDefault="00000000">
      <w:pPr>
        <w:pStyle w:val="af2"/>
        <w:ind w:left="360" w:firstLineChars="0" w:firstLine="0"/>
        <w:rPr>
          <w:rFonts w:ascii="宋体" w:eastAsia="宋体" w:hAnsi="宋体" w:hint="eastAsia"/>
        </w:rPr>
      </w:pPr>
      <w:r>
        <w:rPr>
          <w:rFonts w:ascii="宋体" w:eastAsia="宋体" w:hAnsi="宋体" w:hint="eastAsia"/>
        </w:rPr>
        <w:t>前置条件：用户所申请账号未在本系统注册</w:t>
      </w:r>
    </w:p>
    <w:p w14:paraId="7E6AD2DA" w14:textId="77777777" w:rsidR="001E646E" w:rsidRDefault="00000000">
      <w:pPr>
        <w:pStyle w:val="af2"/>
        <w:ind w:left="360" w:firstLineChars="0" w:firstLine="0"/>
        <w:rPr>
          <w:rFonts w:ascii="宋体" w:eastAsia="宋体" w:hAnsi="宋体" w:hint="eastAsia"/>
        </w:rPr>
      </w:pPr>
      <w:r>
        <w:rPr>
          <w:rFonts w:ascii="宋体" w:eastAsia="宋体" w:hAnsi="宋体" w:hint="eastAsia"/>
        </w:rPr>
        <w:t>活动图：</w:t>
      </w:r>
    </w:p>
    <w:p w14:paraId="6327E343" w14:textId="761166C0" w:rsidR="001E646E" w:rsidRDefault="001625BB">
      <w:pPr>
        <w:pStyle w:val="af2"/>
        <w:ind w:left="360" w:firstLineChars="0" w:firstLine="0"/>
        <w:jc w:val="center"/>
        <w:rPr>
          <w:rFonts w:hint="eastAsia"/>
        </w:rPr>
      </w:pPr>
      <w:r>
        <w:rPr>
          <w:noProof/>
        </w:rPr>
        <w:lastRenderedPageBreak/>
        <w:drawing>
          <wp:inline distT="0" distB="0" distL="114300" distR="114300" wp14:anchorId="149FBAC8" wp14:editId="535523C9">
            <wp:extent cx="4306570" cy="583819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rcRect t="2830" r="18289" b="19512"/>
                    <a:stretch>
                      <a:fillRect/>
                    </a:stretch>
                  </pic:blipFill>
                  <pic:spPr>
                    <a:xfrm>
                      <a:off x="0" y="0"/>
                      <a:ext cx="4306570" cy="5838190"/>
                    </a:xfrm>
                    <a:prstGeom prst="rect">
                      <a:avLst/>
                    </a:prstGeom>
                    <a:noFill/>
                    <a:ln>
                      <a:noFill/>
                    </a:ln>
                  </pic:spPr>
                </pic:pic>
              </a:graphicData>
            </a:graphic>
          </wp:inline>
        </w:drawing>
      </w:r>
    </w:p>
    <w:p w14:paraId="0C467B1A" w14:textId="77777777" w:rsidR="001E646E" w:rsidRDefault="00000000">
      <w:pPr>
        <w:pStyle w:val="a3"/>
        <w:ind w:left="360"/>
        <w:jc w:val="center"/>
        <w:rPr>
          <w:rFonts w:eastAsiaTheme="minorEastAsia"/>
        </w:rPr>
      </w:pPr>
      <w:r>
        <w:t>图</w:t>
      </w:r>
      <w:r>
        <w:t xml:space="preserve"> </w:t>
      </w:r>
      <w:r>
        <w:rPr>
          <w:rFonts w:hint="eastAsia"/>
        </w:rPr>
        <w:t xml:space="preserve">1.4.1 </w:t>
      </w:r>
      <w:r>
        <w:rPr>
          <w:rFonts w:hint="eastAsia"/>
        </w:rPr>
        <w:t>用户注册用例图</w:t>
      </w:r>
    </w:p>
    <w:p w14:paraId="06ED4E4B" w14:textId="77777777" w:rsidR="001E646E" w:rsidRDefault="00000000">
      <w:pPr>
        <w:pStyle w:val="4"/>
        <w:rPr>
          <w:rFonts w:ascii="宋体" w:hAnsi="宋体" w:hint="eastAsia"/>
          <w:szCs w:val="21"/>
        </w:rPr>
      </w:pPr>
      <w:r>
        <w:rPr>
          <w:rFonts w:ascii="宋体" w:hAnsi="宋体"/>
          <w:szCs w:val="21"/>
        </w:rPr>
        <w:t>1.4.2</w:t>
      </w:r>
      <w:r>
        <w:rPr>
          <w:rFonts w:ascii="宋体" w:hAnsi="宋体" w:hint="eastAsia"/>
          <w:szCs w:val="21"/>
        </w:rPr>
        <w:t>用户登录</w:t>
      </w:r>
    </w:p>
    <w:p w14:paraId="58E14F6A" w14:textId="77777777" w:rsidR="001E646E" w:rsidRDefault="00000000">
      <w:pPr>
        <w:pStyle w:val="af2"/>
        <w:ind w:left="360" w:firstLineChars="0" w:firstLine="0"/>
        <w:rPr>
          <w:rFonts w:ascii="宋体" w:eastAsia="宋体" w:hAnsi="宋体" w:hint="eastAsia"/>
        </w:rPr>
      </w:pPr>
      <w:r>
        <w:rPr>
          <w:rFonts w:ascii="宋体" w:eastAsia="宋体" w:hAnsi="宋体" w:hint="eastAsia"/>
        </w:rPr>
        <w:t>用例名：用户登录</w:t>
      </w:r>
    </w:p>
    <w:p w14:paraId="56B069E0" w14:textId="77777777" w:rsidR="001E646E" w:rsidRDefault="00000000">
      <w:pPr>
        <w:pStyle w:val="af2"/>
        <w:ind w:left="360" w:firstLineChars="0" w:firstLine="0"/>
        <w:rPr>
          <w:rFonts w:ascii="宋体" w:eastAsia="宋体" w:hAnsi="宋体" w:hint="eastAsia"/>
        </w:rPr>
      </w:pPr>
      <w:r>
        <w:rPr>
          <w:rFonts w:ascii="宋体" w:eastAsia="宋体" w:hAnsi="宋体" w:hint="eastAsia"/>
        </w:rPr>
        <w:t>描述：用户选择登陆方式，通过选择的方式登录系统</w:t>
      </w:r>
    </w:p>
    <w:p w14:paraId="48DAA472" w14:textId="77777777" w:rsidR="001E646E" w:rsidRDefault="00000000">
      <w:pPr>
        <w:pStyle w:val="af2"/>
        <w:ind w:left="360" w:firstLineChars="0" w:firstLine="0"/>
        <w:rPr>
          <w:rFonts w:ascii="宋体" w:eastAsia="宋体" w:hAnsi="宋体" w:hint="eastAsia"/>
        </w:rPr>
      </w:pPr>
      <w:r>
        <w:rPr>
          <w:rFonts w:ascii="宋体" w:eastAsia="宋体" w:hAnsi="宋体" w:hint="eastAsia"/>
        </w:rPr>
        <w:t>参与者：用户、管理员</w:t>
      </w:r>
    </w:p>
    <w:p w14:paraId="06E37CBD" w14:textId="77777777" w:rsidR="001E646E" w:rsidRDefault="00000000">
      <w:pPr>
        <w:pStyle w:val="af2"/>
        <w:ind w:left="360" w:firstLineChars="0" w:firstLine="0"/>
        <w:rPr>
          <w:rFonts w:ascii="宋体" w:eastAsia="宋体" w:hAnsi="宋体" w:hint="eastAsia"/>
        </w:rPr>
      </w:pPr>
      <w:r>
        <w:rPr>
          <w:rFonts w:ascii="宋体" w:eastAsia="宋体" w:hAnsi="宋体" w:hint="eastAsia"/>
        </w:rPr>
        <w:t>前置条件：用户登录账号已在本系统注册</w:t>
      </w:r>
    </w:p>
    <w:p w14:paraId="60351189" w14:textId="77777777" w:rsidR="001E646E" w:rsidRDefault="00000000">
      <w:pPr>
        <w:pStyle w:val="af2"/>
        <w:ind w:left="360" w:firstLineChars="0" w:firstLine="0"/>
        <w:rPr>
          <w:rFonts w:ascii="宋体" w:eastAsia="宋体" w:hAnsi="宋体" w:hint="eastAsia"/>
        </w:rPr>
      </w:pPr>
      <w:r>
        <w:rPr>
          <w:rFonts w:ascii="宋体" w:eastAsia="宋体" w:hAnsi="宋体" w:hint="eastAsia"/>
        </w:rPr>
        <w:t>活动图：</w:t>
      </w:r>
    </w:p>
    <w:p w14:paraId="6EEE9B6B" w14:textId="104FDB81" w:rsidR="001E646E" w:rsidRDefault="001625BB">
      <w:pPr>
        <w:pStyle w:val="af2"/>
        <w:ind w:left="360" w:firstLineChars="0" w:firstLine="0"/>
        <w:jc w:val="center"/>
        <w:rPr>
          <w:rFonts w:hint="eastAsia"/>
        </w:rPr>
      </w:pPr>
      <w:r>
        <w:rPr>
          <w:noProof/>
        </w:rPr>
        <w:lastRenderedPageBreak/>
        <w:drawing>
          <wp:inline distT="0" distB="0" distL="114300" distR="114300" wp14:anchorId="62A49DDB" wp14:editId="6048CB06">
            <wp:extent cx="4363720" cy="602361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4"/>
                    <a:srcRect r="17205" b="19875"/>
                    <a:stretch>
                      <a:fillRect/>
                    </a:stretch>
                  </pic:blipFill>
                  <pic:spPr>
                    <a:xfrm>
                      <a:off x="0" y="0"/>
                      <a:ext cx="4363720" cy="6023610"/>
                    </a:xfrm>
                    <a:prstGeom prst="rect">
                      <a:avLst/>
                    </a:prstGeom>
                    <a:noFill/>
                    <a:ln>
                      <a:noFill/>
                    </a:ln>
                  </pic:spPr>
                </pic:pic>
              </a:graphicData>
            </a:graphic>
          </wp:inline>
        </w:drawing>
      </w:r>
    </w:p>
    <w:p w14:paraId="52CD523A" w14:textId="77777777" w:rsidR="001E646E" w:rsidRDefault="00000000">
      <w:pPr>
        <w:pStyle w:val="a3"/>
        <w:ind w:left="360"/>
        <w:jc w:val="center"/>
        <w:rPr>
          <w:rFonts w:eastAsiaTheme="minorEastAsia"/>
        </w:rPr>
      </w:pPr>
      <w:r>
        <w:t>图</w:t>
      </w:r>
      <w:r>
        <w:t xml:space="preserve"> </w:t>
      </w:r>
      <w:r>
        <w:rPr>
          <w:rFonts w:hint="eastAsia"/>
        </w:rPr>
        <w:t xml:space="preserve">1.4.2 </w:t>
      </w:r>
      <w:r>
        <w:rPr>
          <w:rFonts w:hint="eastAsia"/>
        </w:rPr>
        <w:t>用户登录活动图</w:t>
      </w:r>
    </w:p>
    <w:p w14:paraId="29D86CBD" w14:textId="77777777" w:rsidR="001E646E" w:rsidRDefault="00000000">
      <w:pPr>
        <w:pStyle w:val="4"/>
        <w:rPr>
          <w:rFonts w:ascii="宋体" w:hAnsi="宋体" w:hint="eastAsia"/>
          <w:szCs w:val="21"/>
        </w:rPr>
      </w:pPr>
      <w:r>
        <w:rPr>
          <w:rFonts w:ascii="宋体" w:hAnsi="宋体"/>
          <w:szCs w:val="21"/>
        </w:rPr>
        <w:t>1.4.</w:t>
      </w:r>
      <w:r>
        <w:rPr>
          <w:rFonts w:ascii="宋体" w:hAnsi="宋体" w:hint="eastAsia"/>
          <w:szCs w:val="21"/>
        </w:rPr>
        <w:t>3修改用户信息</w:t>
      </w:r>
    </w:p>
    <w:p w14:paraId="6ED05730" w14:textId="77777777" w:rsidR="001E646E" w:rsidRDefault="00000000">
      <w:pPr>
        <w:pStyle w:val="af2"/>
        <w:ind w:left="360" w:firstLineChars="0" w:firstLine="0"/>
        <w:rPr>
          <w:rFonts w:ascii="宋体" w:eastAsia="宋体" w:hAnsi="宋体" w:hint="eastAsia"/>
        </w:rPr>
      </w:pPr>
      <w:r>
        <w:rPr>
          <w:rFonts w:ascii="宋体" w:eastAsia="宋体" w:hAnsi="宋体" w:hint="eastAsia"/>
        </w:rPr>
        <w:t>用例名：修改用户信息</w:t>
      </w:r>
    </w:p>
    <w:p w14:paraId="49ADC60C" w14:textId="77777777" w:rsidR="001E646E" w:rsidRDefault="00000000">
      <w:pPr>
        <w:pStyle w:val="af2"/>
        <w:ind w:left="360" w:firstLineChars="0" w:firstLine="0"/>
        <w:rPr>
          <w:rFonts w:ascii="宋体" w:eastAsia="宋体" w:hAnsi="宋体" w:hint="eastAsia"/>
        </w:rPr>
      </w:pPr>
      <w:r>
        <w:rPr>
          <w:rFonts w:ascii="宋体" w:eastAsia="宋体" w:hAnsi="宋体" w:hint="eastAsia"/>
        </w:rPr>
        <w:t>描述：登录账号后，用户可通过该功能修改个人信息及修改密码</w:t>
      </w:r>
    </w:p>
    <w:p w14:paraId="2A938CB5" w14:textId="77777777" w:rsidR="001E646E" w:rsidRDefault="00000000">
      <w:pPr>
        <w:pStyle w:val="af2"/>
        <w:ind w:left="360" w:firstLineChars="0" w:firstLine="0"/>
        <w:rPr>
          <w:rFonts w:ascii="宋体" w:eastAsia="宋体" w:hAnsi="宋体" w:hint="eastAsia"/>
        </w:rPr>
      </w:pPr>
      <w:r>
        <w:rPr>
          <w:rFonts w:ascii="宋体" w:eastAsia="宋体" w:hAnsi="宋体" w:hint="eastAsia"/>
        </w:rPr>
        <w:t>参与者：用户</w:t>
      </w:r>
    </w:p>
    <w:p w14:paraId="7989C721" w14:textId="77777777" w:rsidR="001E646E" w:rsidRDefault="00000000">
      <w:pPr>
        <w:pStyle w:val="af2"/>
        <w:ind w:left="360" w:firstLineChars="0" w:firstLine="0"/>
        <w:rPr>
          <w:rFonts w:ascii="宋体" w:eastAsia="宋体" w:hAnsi="宋体" w:hint="eastAsia"/>
        </w:rPr>
      </w:pPr>
      <w:r>
        <w:rPr>
          <w:rFonts w:ascii="宋体" w:eastAsia="宋体" w:hAnsi="宋体" w:hint="eastAsia"/>
        </w:rPr>
        <w:t>前置条件：用户已在本系统登录</w:t>
      </w:r>
    </w:p>
    <w:p w14:paraId="35A932DA" w14:textId="77777777" w:rsidR="001E646E" w:rsidRDefault="00000000">
      <w:pPr>
        <w:pStyle w:val="af2"/>
        <w:ind w:left="360" w:firstLineChars="0" w:firstLine="0"/>
        <w:rPr>
          <w:rFonts w:ascii="宋体" w:eastAsia="宋体" w:hAnsi="宋体" w:hint="eastAsia"/>
        </w:rPr>
      </w:pPr>
      <w:r>
        <w:rPr>
          <w:rFonts w:ascii="宋体" w:eastAsia="宋体" w:hAnsi="宋体" w:hint="eastAsia"/>
        </w:rPr>
        <w:t>活动图：</w:t>
      </w:r>
    </w:p>
    <w:p w14:paraId="3710A465" w14:textId="235C4657" w:rsidR="001E646E" w:rsidRDefault="001625BB">
      <w:pPr>
        <w:pStyle w:val="af2"/>
        <w:ind w:left="360" w:firstLineChars="0" w:firstLine="0"/>
        <w:jc w:val="center"/>
        <w:rPr>
          <w:rFonts w:hint="eastAsia"/>
        </w:rPr>
      </w:pPr>
      <w:r>
        <w:rPr>
          <w:noProof/>
        </w:rPr>
        <w:lastRenderedPageBreak/>
        <w:drawing>
          <wp:inline distT="0" distB="0" distL="114300" distR="114300" wp14:anchorId="26033918" wp14:editId="64B21E1D">
            <wp:extent cx="4549140" cy="6250305"/>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5"/>
                    <a:srcRect t="2506" r="13666" b="20889"/>
                    <a:stretch>
                      <a:fillRect/>
                    </a:stretch>
                  </pic:blipFill>
                  <pic:spPr>
                    <a:xfrm>
                      <a:off x="0" y="0"/>
                      <a:ext cx="4549140" cy="6250305"/>
                    </a:xfrm>
                    <a:prstGeom prst="rect">
                      <a:avLst/>
                    </a:prstGeom>
                    <a:noFill/>
                    <a:ln>
                      <a:noFill/>
                    </a:ln>
                  </pic:spPr>
                </pic:pic>
              </a:graphicData>
            </a:graphic>
          </wp:inline>
        </w:drawing>
      </w:r>
    </w:p>
    <w:p w14:paraId="147F904F" w14:textId="77777777" w:rsidR="001E646E" w:rsidRDefault="00000000">
      <w:pPr>
        <w:pStyle w:val="a3"/>
        <w:ind w:left="360"/>
        <w:jc w:val="center"/>
        <w:rPr>
          <w:rFonts w:eastAsiaTheme="minorEastAsia"/>
        </w:rPr>
      </w:pPr>
      <w:r>
        <w:t>图</w:t>
      </w:r>
      <w:r>
        <w:t xml:space="preserve"> </w:t>
      </w:r>
      <w:r>
        <w:rPr>
          <w:rFonts w:hint="eastAsia"/>
        </w:rPr>
        <w:t xml:space="preserve">1.4.3 </w:t>
      </w:r>
      <w:r>
        <w:rPr>
          <w:rFonts w:hint="eastAsia"/>
        </w:rPr>
        <w:t>修改用户信息活动图</w:t>
      </w:r>
    </w:p>
    <w:p w14:paraId="7CCFE376" w14:textId="77777777" w:rsidR="001E646E" w:rsidRDefault="00000000">
      <w:pPr>
        <w:pStyle w:val="4"/>
        <w:rPr>
          <w:rFonts w:ascii="宋体" w:hAnsi="宋体" w:hint="eastAsia"/>
          <w:szCs w:val="21"/>
        </w:rPr>
      </w:pPr>
      <w:r>
        <w:rPr>
          <w:rFonts w:ascii="宋体" w:hAnsi="宋体"/>
          <w:szCs w:val="21"/>
        </w:rPr>
        <w:t>1.4.</w:t>
      </w:r>
      <w:r>
        <w:rPr>
          <w:rFonts w:ascii="宋体" w:hAnsi="宋体" w:hint="eastAsia"/>
          <w:szCs w:val="21"/>
        </w:rPr>
        <w:t>4注销账号</w:t>
      </w:r>
    </w:p>
    <w:p w14:paraId="4E5631FC" w14:textId="77777777" w:rsidR="001E646E" w:rsidRDefault="00000000">
      <w:pPr>
        <w:pStyle w:val="af2"/>
        <w:ind w:left="360" w:firstLineChars="0" w:firstLine="0"/>
        <w:rPr>
          <w:rFonts w:ascii="宋体" w:eastAsia="宋体" w:hAnsi="宋体" w:hint="eastAsia"/>
        </w:rPr>
      </w:pPr>
      <w:r>
        <w:rPr>
          <w:rFonts w:ascii="宋体" w:eastAsia="宋体" w:hAnsi="宋体" w:hint="eastAsia"/>
        </w:rPr>
        <w:t>用例名：注销账号</w:t>
      </w:r>
    </w:p>
    <w:p w14:paraId="5BC85DCC" w14:textId="77777777" w:rsidR="001E646E" w:rsidRDefault="00000000">
      <w:pPr>
        <w:pStyle w:val="af2"/>
        <w:ind w:left="360" w:firstLineChars="0" w:firstLine="0"/>
        <w:rPr>
          <w:rFonts w:ascii="宋体" w:eastAsia="宋体" w:hAnsi="宋体" w:hint="eastAsia"/>
        </w:rPr>
      </w:pPr>
      <w:r>
        <w:rPr>
          <w:rFonts w:ascii="宋体" w:eastAsia="宋体" w:hAnsi="宋体" w:hint="eastAsia"/>
        </w:rPr>
        <w:t>描述：用户注销自己的账号</w:t>
      </w:r>
    </w:p>
    <w:p w14:paraId="30C33F5D" w14:textId="77777777" w:rsidR="001E646E" w:rsidRDefault="00000000">
      <w:pPr>
        <w:pStyle w:val="af2"/>
        <w:ind w:left="360" w:firstLineChars="0" w:firstLine="0"/>
        <w:rPr>
          <w:rFonts w:ascii="宋体" w:eastAsia="宋体" w:hAnsi="宋体" w:hint="eastAsia"/>
        </w:rPr>
      </w:pPr>
      <w:r>
        <w:rPr>
          <w:rFonts w:ascii="宋体" w:eastAsia="宋体" w:hAnsi="宋体" w:hint="eastAsia"/>
        </w:rPr>
        <w:t>参与者：用户</w:t>
      </w:r>
    </w:p>
    <w:p w14:paraId="4D62ADF9" w14:textId="77777777" w:rsidR="001E646E" w:rsidRDefault="00000000">
      <w:pPr>
        <w:pStyle w:val="af2"/>
        <w:ind w:left="360" w:firstLineChars="0" w:firstLine="0"/>
        <w:rPr>
          <w:rFonts w:ascii="宋体" w:eastAsia="宋体" w:hAnsi="宋体" w:hint="eastAsia"/>
        </w:rPr>
      </w:pPr>
      <w:r>
        <w:rPr>
          <w:rFonts w:ascii="宋体" w:eastAsia="宋体" w:hAnsi="宋体" w:hint="eastAsia"/>
        </w:rPr>
        <w:t>前置条件：用户已在本系统登录</w:t>
      </w:r>
    </w:p>
    <w:p w14:paraId="5DB90578" w14:textId="77777777" w:rsidR="001E646E" w:rsidRDefault="00000000">
      <w:pPr>
        <w:pStyle w:val="af2"/>
        <w:ind w:left="360" w:firstLineChars="0" w:firstLine="0"/>
        <w:rPr>
          <w:rFonts w:ascii="宋体" w:eastAsia="宋体" w:hAnsi="宋体" w:hint="eastAsia"/>
        </w:rPr>
      </w:pPr>
      <w:r>
        <w:rPr>
          <w:rFonts w:ascii="宋体" w:eastAsia="宋体" w:hAnsi="宋体" w:hint="eastAsia"/>
        </w:rPr>
        <w:t>活动图：</w:t>
      </w:r>
    </w:p>
    <w:p w14:paraId="1E13A888" w14:textId="001A0569" w:rsidR="001E646E" w:rsidRDefault="001625BB">
      <w:pPr>
        <w:pStyle w:val="af2"/>
        <w:ind w:left="360" w:firstLineChars="0" w:firstLine="0"/>
        <w:jc w:val="center"/>
        <w:rPr>
          <w:rFonts w:hint="eastAsia"/>
        </w:rPr>
      </w:pPr>
      <w:r>
        <w:rPr>
          <w:noProof/>
        </w:rPr>
        <w:lastRenderedPageBreak/>
        <w:drawing>
          <wp:inline distT="0" distB="0" distL="114300" distR="114300" wp14:anchorId="014E481E" wp14:editId="33315881">
            <wp:extent cx="3744595" cy="528320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6"/>
                    <a:srcRect t="3027" r="18211" b="21563"/>
                    <a:stretch>
                      <a:fillRect/>
                    </a:stretch>
                  </pic:blipFill>
                  <pic:spPr>
                    <a:xfrm>
                      <a:off x="0" y="0"/>
                      <a:ext cx="3744595" cy="5283200"/>
                    </a:xfrm>
                    <a:prstGeom prst="rect">
                      <a:avLst/>
                    </a:prstGeom>
                    <a:noFill/>
                    <a:ln>
                      <a:noFill/>
                    </a:ln>
                  </pic:spPr>
                </pic:pic>
              </a:graphicData>
            </a:graphic>
          </wp:inline>
        </w:drawing>
      </w:r>
    </w:p>
    <w:p w14:paraId="73353E5F" w14:textId="77777777" w:rsidR="001E646E" w:rsidRDefault="00000000">
      <w:pPr>
        <w:pStyle w:val="a3"/>
        <w:ind w:left="360"/>
        <w:jc w:val="center"/>
        <w:rPr>
          <w:rFonts w:eastAsiaTheme="minorEastAsia"/>
        </w:rPr>
      </w:pPr>
      <w:r>
        <w:t>图</w:t>
      </w:r>
      <w:r>
        <w:t xml:space="preserve"> </w:t>
      </w:r>
      <w:r>
        <w:rPr>
          <w:rFonts w:hint="eastAsia"/>
        </w:rPr>
        <w:t xml:space="preserve">1.4.4 </w:t>
      </w:r>
      <w:r>
        <w:rPr>
          <w:rFonts w:hint="eastAsia"/>
        </w:rPr>
        <w:t>注销账号活动图</w:t>
      </w:r>
    </w:p>
    <w:p w14:paraId="5CA6C1F7" w14:textId="77777777" w:rsidR="001E646E" w:rsidRDefault="00000000">
      <w:pPr>
        <w:pStyle w:val="4"/>
        <w:rPr>
          <w:rFonts w:ascii="宋体" w:hAnsi="宋体" w:hint="eastAsia"/>
          <w:szCs w:val="21"/>
        </w:rPr>
      </w:pPr>
      <w:r>
        <w:rPr>
          <w:rFonts w:ascii="宋体" w:hAnsi="宋体"/>
          <w:szCs w:val="21"/>
        </w:rPr>
        <w:t>1.4.</w:t>
      </w:r>
      <w:r>
        <w:rPr>
          <w:rFonts w:ascii="宋体" w:hAnsi="宋体" w:hint="eastAsia"/>
          <w:szCs w:val="21"/>
        </w:rPr>
        <w:t>5管理用户账号</w:t>
      </w:r>
    </w:p>
    <w:p w14:paraId="046BF986" w14:textId="77777777" w:rsidR="001E646E" w:rsidRDefault="00000000">
      <w:pPr>
        <w:pStyle w:val="af2"/>
        <w:ind w:left="360" w:firstLineChars="0" w:firstLine="0"/>
        <w:rPr>
          <w:rFonts w:ascii="宋体" w:eastAsia="宋体" w:hAnsi="宋体" w:hint="eastAsia"/>
        </w:rPr>
      </w:pPr>
      <w:r>
        <w:rPr>
          <w:rFonts w:ascii="宋体" w:eastAsia="宋体" w:hAnsi="宋体" w:hint="eastAsia"/>
        </w:rPr>
        <w:t>用例名：管理用户账号</w:t>
      </w:r>
    </w:p>
    <w:p w14:paraId="3D504686" w14:textId="77777777" w:rsidR="001E646E" w:rsidRDefault="00000000">
      <w:pPr>
        <w:pStyle w:val="af2"/>
        <w:ind w:left="360" w:firstLineChars="0" w:firstLine="0"/>
        <w:rPr>
          <w:rFonts w:ascii="宋体" w:eastAsia="宋体" w:hAnsi="宋体" w:hint="eastAsia"/>
        </w:rPr>
      </w:pPr>
      <w:r>
        <w:rPr>
          <w:rFonts w:ascii="宋体" w:eastAsia="宋体" w:hAnsi="宋体" w:hint="eastAsia"/>
        </w:rPr>
        <w:t>描述：管理员可对任意用户账号进行信息修改、注销账户等操作</w:t>
      </w:r>
    </w:p>
    <w:p w14:paraId="4BAE4909" w14:textId="77777777" w:rsidR="001E646E" w:rsidRDefault="00000000">
      <w:pPr>
        <w:pStyle w:val="af2"/>
        <w:ind w:left="360" w:firstLineChars="0" w:firstLine="0"/>
        <w:rPr>
          <w:rFonts w:ascii="宋体" w:eastAsia="宋体" w:hAnsi="宋体" w:hint="eastAsia"/>
        </w:rPr>
      </w:pPr>
      <w:r>
        <w:rPr>
          <w:rFonts w:ascii="宋体" w:eastAsia="宋体" w:hAnsi="宋体" w:hint="eastAsia"/>
        </w:rPr>
        <w:t>参与者：管理员</w:t>
      </w:r>
    </w:p>
    <w:p w14:paraId="7834CD9C" w14:textId="77777777" w:rsidR="001E646E" w:rsidRDefault="00000000">
      <w:pPr>
        <w:pStyle w:val="af2"/>
        <w:ind w:left="360" w:firstLineChars="0" w:firstLine="0"/>
        <w:rPr>
          <w:rFonts w:ascii="宋体" w:eastAsia="宋体" w:hAnsi="宋体" w:hint="eastAsia"/>
        </w:rPr>
      </w:pPr>
      <w:r>
        <w:rPr>
          <w:rFonts w:ascii="宋体" w:eastAsia="宋体" w:hAnsi="宋体" w:hint="eastAsia"/>
        </w:rPr>
        <w:t>前置条件：管理员已在本系统登录，用户账号已在本系统注册</w:t>
      </w:r>
    </w:p>
    <w:p w14:paraId="1CC0D6BB" w14:textId="77777777" w:rsidR="001E646E" w:rsidRDefault="00000000">
      <w:pPr>
        <w:pStyle w:val="af2"/>
        <w:ind w:left="360" w:firstLineChars="0" w:firstLine="0"/>
        <w:rPr>
          <w:rFonts w:ascii="宋体" w:eastAsia="宋体" w:hAnsi="宋体" w:hint="eastAsia"/>
        </w:rPr>
      </w:pPr>
      <w:r>
        <w:rPr>
          <w:rFonts w:ascii="宋体" w:eastAsia="宋体" w:hAnsi="宋体" w:hint="eastAsia"/>
        </w:rPr>
        <w:t>活动图：</w:t>
      </w:r>
    </w:p>
    <w:p w14:paraId="2CFA7D8E" w14:textId="39D8D6BF" w:rsidR="001E646E" w:rsidRDefault="001625BB">
      <w:pPr>
        <w:pStyle w:val="af2"/>
        <w:ind w:left="360" w:firstLineChars="0" w:firstLine="0"/>
        <w:jc w:val="center"/>
        <w:rPr>
          <w:rFonts w:hint="eastAsia"/>
        </w:rPr>
      </w:pPr>
      <w:r>
        <w:rPr>
          <w:noProof/>
        </w:rPr>
        <w:lastRenderedPageBreak/>
        <w:drawing>
          <wp:inline distT="0" distB="0" distL="114300" distR="114300" wp14:anchorId="4EB32E3C" wp14:editId="4B018D43">
            <wp:extent cx="3068320" cy="444690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7"/>
                    <a:srcRect t="3366" r="18694" b="21325"/>
                    <a:stretch>
                      <a:fillRect/>
                    </a:stretch>
                  </pic:blipFill>
                  <pic:spPr>
                    <a:xfrm>
                      <a:off x="0" y="0"/>
                      <a:ext cx="3068320" cy="4446905"/>
                    </a:xfrm>
                    <a:prstGeom prst="rect">
                      <a:avLst/>
                    </a:prstGeom>
                    <a:noFill/>
                    <a:ln>
                      <a:noFill/>
                    </a:ln>
                  </pic:spPr>
                </pic:pic>
              </a:graphicData>
            </a:graphic>
          </wp:inline>
        </w:drawing>
      </w:r>
    </w:p>
    <w:p w14:paraId="20AF7E37" w14:textId="77777777" w:rsidR="001E646E" w:rsidRDefault="00000000">
      <w:pPr>
        <w:pStyle w:val="a3"/>
        <w:ind w:left="360"/>
        <w:jc w:val="center"/>
        <w:rPr>
          <w:rFonts w:eastAsiaTheme="minorEastAsia"/>
        </w:rPr>
      </w:pPr>
      <w:r>
        <w:t>图</w:t>
      </w:r>
      <w:r>
        <w:t xml:space="preserve"> </w:t>
      </w:r>
      <w:r>
        <w:rPr>
          <w:rFonts w:hint="eastAsia"/>
        </w:rPr>
        <w:t xml:space="preserve">1.4.5 </w:t>
      </w:r>
      <w:r>
        <w:rPr>
          <w:rFonts w:hint="eastAsia"/>
        </w:rPr>
        <w:t>管理用户账号活动图</w:t>
      </w:r>
    </w:p>
    <w:p w14:paraId="0789BE5A" w14:textId="77777777" w:rsidR="001E646E" w:rsidRDefault="00000000">
      <w:pPr>
        <w:pStyle w:val="4"/>
        <w:rPr>
          <w:rFonts w:ascii="宋体" w:hAnsi="宋体" w:hint="eastAsia"/>
          <w:szCs w:val="21"/>
        </w:rPr>
      </w:pPr>
      <w:r>
        <w:rPr>
          <w:rFonts w:ascii="宋体" w:hAnsi="宋体"/>
          <w:szCs w:val="21"/>
        </w:rPr>
        <w:t>1.4.</w:t>
      </w:r>
      <w:r>
        <w:rPr>
          <w:rFonts w:ascii="宋体" w:hAnsi="宋体" w:hint="eastAsia"/>
          <w:szCs w:val="21"/>
        </w:rPr>
        <w:t>6找回密码</w:t>
      </w:r>
    </w:p>
    <w:p w14:paraId="4A584947" w14:textId="77777777"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用例名：找回密码</w:t>
      </w:r>
    </w:p>
    <w:p w14:paraId="380006AE" w14:textId="77777777"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描述：忘记密码的用户可通过此功能重新设置密码</w:t>
      </w:r>
    </w:p>
    <w:p w14:paraId="740D0B89" w14:textId="77777777"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参与者：用户</w:t>
      </w:r>
    </w:p>
    <w:p w14:paraId="33808E2B" w14:textId="77777777"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前置条件：用户账号已在本系统注册</w:t>
      </w:r>
    </w:p>
    <w:p w14:paraId="65DAC3C9" w14:textId="77777777"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活动图：</w:t>
      </w:r>
    </w:p>
    <w:p w14:paraId="1495F0C1" w14:textId="41186D63" w:rsidR="001E646E" w:rsidRDefault="001625BB">
      <w:pPr>
        <w:pStyle w:val="af2"/>
        <w:ind w:left="360" w:firstLineChars="0" w:firstLine="0"/>
        <w:jc w:val="center"/>
        <w:rPr>
          <w:rFonts w:hint="eastAsia"/>
        </w:rPr>
      </w:pPr>
      <w:r>
        <w:rPr>
          <w:noProof/>
        </w:rPr>
        <w:lastRenderedPageBreak/>
        <w:drawing>
          <wp:inline distT="0" distB="0" distL="114300" distR="114300" wp14:anchorId="6129558A" wp14:editId="09C38287">
            <wp:extent cx="3580765" cy="617728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8"/>
                    <a:srcRect t="2238" r="17859" b="20837"/>
                    <a:stretch>
                      <a:fillRect/>
                    </a:stretch>
                  </pic:blipFill>
                  <pic:spPr>
                    <a:xfrm>
                      <a:off x="0" y="0"/>
                      <a:ext cx="3580765" cy="6177280"/>
                    </a:xfrm>
                    <a:prstGeom prst="rect">
                      <a:avLst/>
                    </a:prstGeom>
                    <a:noFill/>
                    <a:ln>
                      <a:noFill/>
                    </a:ln>
                  </pic:spPr>
                </pic:pic>
              </a:graphicData>
            </a:graphic>
          </wp:inline>
        </w:drawing>
      </w:r>
    </w:p>
    <w:p w14:paraId="5741E3D2" w14:textId="77777777" w:rsidR="001E646E" w:rsidRDefault="00000000">
      <w:pPr>
        <w:pStyle w:val="a3"/>
        <w:ind w:left="360"/>
        <w:jc w:val="center"/>
        <w:rPr>
          <w:rFonts w:eastAsiaTheme="minorEastAsia"/>
        </w:rPr>
      </w:pPr>
      <w:r>
        <w:t>图</w:t>
      </w:r>
      <w:r>
        <w:t xml:space="preserve"> </w:t>
      </w:r>
      <w:r>
        <w:rPr>
          <w:rFonts w:hint="eastAsia"/>
        </w:rPr>
        <w:t xml:space="preserve">1.4.6 </w:t>
      </w:r>
      <w:r>
        <w:rPr>
          <w:rFonts w:hint="eastAsia"/>
        </w:rPr>
        <w:t>找回密码活动图</w:t>
      </w:r>
    </w:p>
    <w:p w14:paraId="15CDC29D" w14:textId="3C71CCC2" w:rsidR="001E646E" w:rsidRDefault="00000000">
      <w:pPr>
        <w:pStyle w:val="4"/>
        <w:rPr>
          <w:rFonts w:ascii="宋体" w:hAnsi="宋体" w:hint="eastAsia"/>
          <w:szCs w:val="21"/>
        </w:rPr>
      </w:pPr>
      <w:r>
        <w:rPr>
          <w:rFonts w:ascii="宋体" w:hAnsi="宋体"/>
          <w:szCs w:val="21"/>
        </w:rPr>
        <w:t>1.4.</w:t>
      </w:r>
      <w:r>
        <w:rPr>
          <w:rFonts w:ascii="宋体" w:hAnsi="宋体" w:hint="eastAsia"/>
          <w:szCs w:val="21"/>
        </w:rPr>
        <w:t>7</w:t>
      </w:r>
      <w:r w:rsidR="00D57F72" w:rsidRPr="00D57F72">
        <w:rPr>
          <w:rFonts w:ascii="宋体" w:hAnsi="宋体" w:hint="eastAsia"/>
          <w:szCs w:val="21"/>
        </w:rPr>
        <w:t>创建计划</w:t>
      </w:r>
    </w:p>
    <w:p w14:paraId="23D30223" w14:textId="408A9C87" w:rsidR="00CC7F66" w:rsidRPr="00CC7F66" w:rsidRDefault="00CC7F66" w:rsidP="00CC7F66">
      <w:pPr>
        <w:pStyle w:val="af2"/>
        <w:ind w:left="360" w:firstLineChars="0" w:firstLine="0"/>
        <w:rPr>
          <w:rFonts w:ascii="宋体" w:eastAsia="宋体" w:hAnsi="宋体" w:cs="宋体" w:hint="eastAsia"/>
        </w:rPr>
      </w:pPr>
      <w:r>
        <w:tab/>
      </w:r>
      <w:r>
        <w:rPr>
          <w:rFonts w:ascii="宋体" w:eastAsia="宋体" w:hAnsi="宋体" w:cs="宋体" w:hint="eastAsia"/>
        </w:rPr>
        <w:t>用例名：</w:t>
      </w:r>
      <w:r w:rsidRPr="00CC7F66">
        <w:rPr>
          <w:rFonts w:ascii="宋体" w:eastAsia="宋体" w:hAnsi="宋体" w:cs="宋体" w:hint="eastAsia"/>
        </w:rPr>
        <w:t>创建计划</w:t>
      </w:r>
    </w:p>
    <w:p w14:paraId="22CBEAB5" w14:textId="5BD8D076" w:rsidR="00D57F72" w:rsidRPr="00D57F72" w:rsidRDefault="00D57F72" w:rsidP="00D57F72">
      <w:pPr>
        <w:ind w:firstLine="420"/>
        <w:jc w:val="left"/>
        <w:rPr>
          <w:rFonts w:ascii="宋体" w:eastAsia="宋体" w:hAnsi="宋体" w:cs="宋体" w:hint="eastAsia"/>
        </w:rPr>
      </w:pPr>
      <w:r w:rsidRPr="00D57F72">
        <w:rPr>
          <w:rFonts w:ascii="宋体" w:eastAsia="宋体" w:hAnsi="宋体" w:cs="宋体" w:hint="eastAsia"/>
        </w:rPr>
        <w:t>描述： 通过系统引导，输入关键信息，生成一个完整的个性化训练计划。</w:t>
      </w:r>
    </w:p>
    <w:p w14:paraId="03F7F142" w14:textId="0FA038E9" w:rsidR="00D57F72" w:rsidRPr="00D57F72" w:rsidRDefault="00D57F72" w:rsidP="00D57F72">
      <w:pPr>
        <w:ind w:firstLine="420"/>
        <w:jc w:val="left"/>
        <w:rPr>
          <w:rFonts w:ascii="宋体" w:eastAsia="宋体" w:hAnsi="宋体" w:cs="宋体" w:hint="eastAsia"/>
        </w:rPr>
      </w:pPr>
      <w:r w:rsidRPr="00D57F72">
        <w:rPr>
          <w:rFonts w:ascii="宋体" w:eastAsia="宋体" w:hAnsi="宋体" w:cs="宋体" w:hint="eastAsia"/>
        </w:rPr>
        <w:t>参与者： 用户</w:t>
      </w:r>
      <w:del w:id="32" w:author="xf s" w:date="2025-10-31T15:34:00Z" w16du:dateUtc="2025-10-31T07:34:00Z">
        <w:r w:rsidRPr="00D57F72" w:rsidDel="00AB553F">
          <w:rPr>
            <w:rFonts w:ascii="宋体" w:eastAsia="宋体" w:hAnsi="宋体" w:cs="宋体" w:hint="eastAsia"/>
          </w:rPr>
          <w:delText>，教练</w:delText>
        </w:r>
      </w:del>
    </w:p>
    <w:p w14:paraId="59EF19BC" w14:textId="77777777" w:rsidR="00D57F72" w:rsidRPr="00D57F72" w:rsidRDefault="00D57F72" w:rsidP="00D57F72">
      <w:pPr>
        <w:ind w:firstLine="420"/>
        <w:jc w:val="left"/>
        <w:rPr>
          <w:rFonts w:ascii="宋体" w:eastAsia="宋体" w:hAnsi="宋体" w:cs="宋体" w:hint="eastAsia"/>
        </w:rPr>
      </w:pPr>
      <w:r w:rsidRPr="00D57F72">
        <w:rPr>
          <w:rFonts w:ascii="宋体" w:eastAsia="宋体" w:hAnsi="宋体" w:cs="宋体" w:hint="eastAsia"/>
        </w:rPr>
        <w:t>前置条件： 已成功登录系统。</w:t>
      </w:r>
    </w:p>
    <w:p w14:paraId="766E2F07" w14:textId="44BB3A4E" w:rsidR="001E646E" w:rsidRDefault="00D57F72" w:rsidP="00D57F72">
      <w:pPr>
        <w:ind w:firstLine="360"/>
        <w:jc w:val="left"/>
        <w:rPr>
          <w:rFonts w:ascii="宋体" w:eastAsia="宋体" w:hAnsi="宋体" w:cs="宋体" w:hint="eastAsia"/>
        </w:rPr>
      </w:pPr>
      <w:r w:rsidRPr="00D57F72">
        <w:rPr>
          <w:rFonts w:ascii="宋体" w:eastAsia="宋体" w:hAnsi="宋体" w:cs="宋体" w:hint="eastAsia"/>
        </w:rPr>
        <w:t>活动图：</w:t>
      </w:r>
    </w:p>
    <w:p w14:paraId="01D5E672" w14:textId="05F65A6A" w:rsidR="00D57F72" w:rsidRDefault="00D57F72" w:rsidP="00D57F72">
      <w:pPr>
        <w:ind w:firstLine="360"/>
        <w:jc w:val="center"/>
        <w:rPr>
          <w:rFonts w:hint="eastAsia"/>
        </w:rPr>
      </w:pPr>
      <w:r w:rsidRPr="007F72E6">
        <w:rPr>
          <w:b/>
          <w:bCs/>
          <w:noProof/>
        </w:rPr>
        <w:lastRenderedPageBreak/>
        <w:drawing>
          <wp:inline distT="0" distB="0" distL="0" distR="0" wp14:anchorId="56F7546C" wp14:editId="05199690">
            <wp:extent cx="3869743" cy="5688355"/>
            <wp:effectExtent l="0" t="0" r="0" b="7620"/>
            <wp:docPr id="743962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62615" name="图片 1"/>
                    <pic:cNvPicPr/>
                  </pic:nvPicPr>
                  <pic:blipFill>
                    <a:blip r:embed="rId19">
                      <a:extLst>
                        <a:ext uri="{28A0092B-C50C-407E-A947-70E740481C1C}">
                          <a14:useLocalDpi xmlns:a14="http://schemas.microsoft.com/office/drawing/2010/main" val="0"/>
                        </a:ext>
                      </a:extLst>
                    </a:blip>
                    <a:stretch>
                      <a:fillRect/>
                    </a:stretch>
                  </pic:blipFill>
                  <pic:spPr>
                    <a:xfrm>
                      <a:off x="0" y="0"/>
                      <a:ext cx="3869743" cy="5688355"/>
                    </a:xfrm>
                    <a:prstGeom prst="rect">
                      <a:avLst/>
                    </a:prstGeom>
                  </pic:spPr>
                </pic:pic>
              </a:graphicData>
            </a:graphic>
          </wp:inline>
        </w:drawing>
      </w:r>
    </w:p>
    <w:p w14:paraId="7C0F17CD" w14:textId="20A4DDE6" w:rsidR="001E646E" w:rsidRDefault="00000000">
      <w:pPr>
        <w:pStyle w:val="a3"/>
        <w:ind w:left="360"/>
        <w:jc w:val="center"/>
        <w:rPr>
          <w:rFonts w:eastAsiaTheme="minorEastAsia"/>
        </w:rPr>
      </w:pPr>
      <w:r>
        <w:t>图</w:t>
      </w:r>
      <w:r>
        <w:t xml:space="preserve"> </w:t>
      </w:r>
      <w:r>
        <w:rPr>
          <w:rFonts w:hint="eastAsia"/>
        </w:rPr>
        <w:t xml:space="preserve">1.4.7 </w:t>
      </w:r>
      <w:r w:rsidR="00CC7F66">
        <w:rPr>
          <w:rFonts w:hint="eastAsia"/>
        </w:rPr>
        <w:t>创建计划</w:t>
      </w:r>
      <w:r>
        <w:rPr>
          <w:rFonts w:hint="eastAsia"/>
        </w:rPr>
        <w:t>活动图</w:t>
      </w:r>
    </w:p>
    <w:p w14:paraId="6A1101D7" w14:textId="3662FC82" w:rsidR="001E646E" w:rsidRDefault="00000000">
      <w:pPr>
        <w:pStyle w:val="4"/>
        <w:rPr>
          <w:rFonts w:ascii="宋体" w:hAnsi="宋体" w:hint="eastAsia"/>
          <w:szCs w:val="21"/>
        </w:rPr>
      </w:pPr>
      <w:r>
        <w:rPr>
          <w:rFonts w:ascii="宋体" w:hAnsi="宋体" w:hint="eastAsia"/>
          <w:szCs w:val="21"/>
        </w:rPr>
        <w:t>1</w:t>
      </w:r>
      <w:r>
        <w:rPr>
          <w:rFonts w:ascii="宋体" w:hAnsi="宋体"/>
          <w:szCs w:val="21"/>
        </w:rPr>
        <w:t>.4.8</w:t>
      </w:r>
      <w:r w:rsidR="00CC7F66" w:rsidRPr="00CC7F66">
        <w:rPr>
          <w:rFonts w:ascii="宋体" w:hAnsi="宋体" w:hint="eastAsia"/>
          <w:szCs w:val="21"/>
        </w:rPr>
        <w:t>查看我的计划</w:t>
      </w:r>
    </w:p>
    <w:p w14:paraId="29808460" w14:textId="1AF6B1E1"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用例名：</w:t>
      </w:r>
      <w:bookmarkStart w:id="33" w:name="_Hlk212024496"/>
      <w:r w:rsidR="00CC7F66" w:rsidRPr="00CC7F66">
        <w:rPr>
          <w:rFonts w:ascii="宋体" w:eastAsia="宋体" w:hAnsi="宋体" w:cs="宋体" w:hint="eastAsia"/>
        </w:rPr>
        <w:t>查看我的计划</w:t>
      </w:r>
      <w:bookmarkEnd w:id="33"/>
    </w:p>
    <w:p w14:paraId="70CC9F9C" w14:textId="36070C6B"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描述：</w:t>
      </w:r>
      <w:r w:rsidR="00CC7F66" w:rsidRPr="00CC7F66">
        <w:rPr>
          <w:rFonts w:ascii="宋体" w:eastAsia="宋体" w:hAnsi="宋体" w:cs="宋体" w:hint="eastAsia"/>
        </w:rPr>
        <w:t>用户在一个统一页面查看自己所有的训练计划，并按状态标签进行分类和筛选。</w:t>
      </w:r>
      <w:r>
        <w:rPr>
          <w:rFonts w:ascii="宋体" w:eastAsia="宋体" w:hAnsi="宋体" w:cs="宋体" w:hint="eastAsia"/>
        </w:rPr>
        <w:t>参与者：</w:t>
      </w:r>
      <w:r w:rsidR="00CC7F66" w:rsidRPr="00CC7F66">
        <w:rPr>
          <w:rFonts w:ascii="宋体" w:eastAsia="宋体" w:hAnsi="宋体" w:cs="宋体" w:hint="eastAsia"/>
        </w:rPr>
        <w:t>用户</w:t>
      </w:r>
      <w:del w:id="34" w:author="xf s" w:date="2025-10-31T15:34:00Z" w16du:dateUtc="2025-10-31T07:34:00Z">
        <w:r w:rsidR="00CC7F66" w:rsidRPr="00CC7F66" w:rsidDel="00AB553F">
          <w:rPr>
            <w:rFonts w:ascii="宋体" w:eastAsia="宋体" w:hAnsi="宋体" w:cs="宋体" w:hint="eastAsia"/>
          </w:rPr>
          <w:delText>，教练</w:delText>
        </w:r>
      </w:del>
    </w:p>
    <w:p w14:paraId="75141051" w14:textId="15B7A0AE"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前置条件：</w:t>
      </w:r>
      <w:r w:rsidR="00CC7F66" w:rsidRPr="00CC7F66">
        <w:rPr>
          <w:rFonts w:ascii="宋体" w:eastAsia="宋体" w:hAnsi="宋体" w:cs="宋体" w:hint="eastAsia"/>
        </w:rPr>
        <w:t>已成功登录系统</w:t>
      </w:r>
    </w:p>
    <w:p w14:paraId="1DC2DBF4" w14:textId="77777777"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活动图：</w:t>
      </w:r>
    </w:p>
    <w:p w14:paraId="577CE21A" w14:textId="44221E3B" w:rsidR="001E646E" w:rsidRDefault="00CC7F66">
      <w:pPr>
        <w:pStyle w:val="af2"/>
        <w:ind w:left="360" w:firstLineChars="0" w:firstLine="0"/>
        <w:jc w:val="center"/>
        <w:rPr>
          <w:rFonts w:hint="eastAsia"/>
        </w:rPr>
      </w:pPr>
      <w:r w:rsidRPr="007F72E6">
        <w:rPr>
          <w:b/>
          <w:bCs/>
          <w:noProof/>
        </w:rPr>
        <w:lastRenderedPageBreak/>
        <w:drawing>
          <wp:inline distT="0" distB="0" distL="0" distR="0" wp14:anchorId="6BEE965F" wp14:editId="3B0BABA7">
            <wp:extent cx="1796995" cy="4163038"/>
            <wp:effectExtent l="0" t="0" r="0" b="0"/>
            <wp:docPr id="71944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4580" name=""/>
                    <pic:cNvPicPr/>
                  </pic:nvPicPr>
                  <pic:blipFill>
                    <a:blip r:embed="rId20"/>
                    <a:stretch>
                      <a:fillRect/>
                    </a:stretch>
                  </pic:blipFill>
                  <pic:spPr>
                    <a:xfrm>
                      <a:off x="0" y="0"/>
                      <a:ext cx="1817568" cy="4210698"/>
                    </a:xfrm>
                    <a:prstGeom prst="rect">
                      <a:avLst/>
                    </a:prstGeom>
                  </pic:spPr>
                </pic:pic>
              </a:graphicData>
            </a:graphic>
          </wp:inline>
        </w:drawing>
      </w:r>
    </w:p>
    <w:p w14:paraId="6CFADDB4" w14:textId="071E66C1" w:rsidR="001E646E" w:rsidRDefault="00000000">
      <w:pPr>
        <w:pStyle w:val="a3"/>
        <w:ind w:left="360"/>
        <w:jc w:val="center"/>
        <w:rPr>
          <w:rFonts w:eastAsiaTheme="minorEastAsia"/>
        </w:rPr>
      </w:pPr>
      <w:r>
        <w:t>图</w:t>
      </w:r>
      <w:r>
        <w:t xml:space="preserve"> </w:t>
      </w:r>
      <w:r>
        <w:rPr>
          <w:rFonts w:hint="eastAsia"/>
        </w:rPr>
        <w:t xml:space="preserve">1.4.8 </w:t>
      </w:r>
      <w:r w:rsidR="00CC7F66" w:rsidRPr="00CC7F66">
        <w:rPr>
          <w:rFonts w:hint="eastAsia"/>
        </w:rPr>
        <w:t>查看我的计划</w:t>
      </w:r>
      <w:r>
        <w:rPr>
          <w:rFonts w:hint="eastAsia"/>
        </w:rPr>
        <w:t>活动图</w:t>
      </w:r>
    </w:p>
    <w:p w14:paraId="6F182F8F" w14:textId="699DC981" w:rsidR="001E646E" w:rsidRDefault="00000000">
      <w:pPr>
        <w:pStyle w:val="4"/>
        <w:rPr>
          <w:rFonts w:ascii="宋体" w:hAnsi="宋体" w:hint="eastAsia"/>
          <w:szCs w:val="21"/>
        </w:rPr>
      </w:pPr>
      <w:r>
        <w:rPr>
          <w:rFonts w:ascii="宋体" w:hAnsi="宋体" w:hint="eastAsia"/>
          <w:szCs w:val="21"/>
        </w:rPr>
        <w:t>1</w:t>
      </w:r>
      <w:r>
        <w:rPr>
          <w:rFonts w:ascii="宋体" w:hAnsi="宋体"/>
          <w:szCs w:val="21"/>
        </w:rPr>
        <w:t>.4.9</w:t>
      </w:r>
      <w:r w:rsidR="00CC7F66" w:rsidRPr="00CC7F66">
        <w:rPr>
          <w:rFonts w:ascii="宋体" w:hAnsi="宋体" w:hint="eastAsia"/>
          <w:szCs w:val="21"/>
        </w:rPr>
        <w:t>收藏与启用</w:t>
      </w:r>
    </w:p>
    <w:p w14:paraId="0DE573D1" w14:textId="24A1CA4C"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用例名：</w:t>
      </w:r>
      <w:r w:rsidR="00CC7F66" w:rsidRPr="00CC7F66">
        <w:rPr>
          <w:rFonts w:ascii="宋体" w:eastAsia="宋体" w:hAnsi="宋体" w:cs="宋体" w:hint="eastAsia"/>
        </w:rPr>
        <w:t>收藏与启用</w:t>
      </w:r>
    </w:p>
    <w:p w14:paraId="3698DDF0" w14:textId="71DC031E"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描述：</w:t>
      </w:r>
      <w:r w:rsidR="00CC7F66" w:rsidRPr="00CC7F66">
        <w:rPr>
          <w:rFonts w:ascii="宋体" w:eastAsia="宋体" w:hAnsi="宋体" w:cs="宋体" w:hint="eastAsia"/>
        </w:rPr>
        <w:t>用户将感兴趣的公共计划收藏，并可在需要时一键启用，生成一个新的个人计划实例</w:t>
      </w:r>
    </w:p>
    <w:p w14:paraId="2186FED4" w14:textId="33C9489E"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参与者：</w:t>
      </w:r>
      <w:r w:rsidR="00CC7F66">
        <w:rPr>
          <w:rFonts w:ascii="宋体" w:eastAsia="宋体" w:hAnsi="宋体" w:cs="宋体" w:hint="eastAsia"/>
        </w:rPr>
        <w:t>用户</w:t>
      </w:r>
    </w:p>
    <w:p w14:paraId="52EADF29" w14:textId="331CD165"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前置条件：</w:t>
      </w:r>
      <w:r w:rsidR="00CC7F66" w:rsidRPr="00CC7F66">
        <w:rPr>
          <w:rFonts w:ascii="宋体" w:eastAsia="宋体" w:hAnsi="宋体" w:cs="宋体" w:hint="eastAsia"/>
        </w:rPr>
        <w:t>用户已成功登录系统，且存在可收藏的公共计划</w:t>
      </w:r>
    </w:p>
    <w:p w14:paraId="17800110" w14:textId="77777777"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活动图：</w:t>
      </w:r>
    </w:p>
    <w:p w14:paraId="24B57C22" w14:textId="3622683D" w:rsidR="001E646E" w:rsidRDefault="00CC7F66">
      <w:pPr>
        <w:pStyle w:val="af2"/>
        <w:ind w:left="360" w:firstLineChars="0" w:firstLine="0"/>
        <w:jc w:val="center"/>
        <w:rPr>
          <w:rFonts w:hint="eastAsia"/>
        </w:rPr>
      </w:pPr>
      <w:r w:rsidRPr="007F72E6">
        <w:rPr>
          <w:b/>
          <w:bCs/>
          <w:noProof/>
        </w:rPr>
        <w:lastRenderedPageBreak/>
        <w:drawing>
          <wp:inline distT="0" distB="0" distL="0" distR="0" wp14:anchorId="6105BB0F" wp14:editId="33E6128E">
            <wp:extent cx="3212327" cy="4595726"/>
            <wp:effectExtent l="0" t="0" r="7620" b="0"/>
            <wp:docPr id="458976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76056" name=""/>
                    <pic:cNvPicPr/>
                  </pic:nvPicPr>
                  <pic:blipFill>
                    <a:blip r:embed="rId21"/>
                    <a:stretch>
                      <a:fillRect/>
                    </a:stretch>
                  </pic:blipFill>
                  <pic:spPr>
                    <a:xfrm>
                      <a:off x="0" y="0"/>
                      <a:ext cx="3219139" cy="4605472"/>
                    </a:xfrm>
                    <a:prstGeom prst="rect">
                      <a:avLst/>
                    </a:prstGeom>
                  </pic:spPr>
                </pic:pic>
              </a:graphicData>
            </a:graphic>
          </wp:inline>
        </w:drawing>
      </w:r>
    </w:p>
    <w:p w14:paraId="6167FC77" w14:textId="44902FF1" w:rsidR="001E646E" w:rsidRDefault="00000000">
      <w:pPr>
        <w:pStyle w:val="a3"/>
        <w:ind w:left="360"/>
        <w:jc w:val="center"/>
        <w:rPr>
          <w:rFonts w:eastAsiaTheme="minorEastAsia"/>
        </w:rPr>
      </w:pPr>
      <w:r>
        <w:t>图</w:t>
      </w:r>
      <w:r>
        <w:t xml:space="preserve"> </w:t>
      </w:r>
      <w:r>
        <w:rPr>
          <w:rFonts w:hint="eastAsia"/>
        </w:rPr>
        <w:t xml:space="preserve">1.4.9 </w:t>
      </w:r>
      <w:r w:rsidR="00CC7F66" w:rsidRPr="00CC7F66">
        <w:t>收藏与启用</w:t>
      </w:r>
      <w:r>
        <w:rPr>
          <w:rFonts w:hint="eastAsia"/>
        </w:rPr>
        <w:t>活动图</w:t>
      </w:r>
    </w:p>
    <w:p w14:paraId="6D4D5272" w14:textId="42FB9AFB" w:rsidR="001E646E" w:rsidRDefault="00000000">
      <w:pPr>
        <w:pStyle w:val="4"/>
        <w:rPr>
          <w:rFonts w:ascii="宋体" w:hAnsi="宋体" w:hint="eastAsia"/>
          <w:szCs w:val="21"/>
        </w:rPr>
      </w:pPr>
      <w:r>
        <w:rPr>
          <w:rFonts w:ascii="宋体" w:hAnsi="宋体" w:hint="eastAsia"/>
          <w:szCs w:val="21"/>
        </w:rPr>
        <w:t>1</w:t>
      </w:r>
      <w:r>
        <w:rPr>
          <w:rFonts w:ascii="宋体" w:hAnsi="宋体"/>
          <w:szCs w:val="21"/>
        </w:rPr>
        <w:t>.4.10</w:t>
      </w:r>
      <w:r w:rsidR="00B50FEC" w:rsidRPr="00B50FEC">
        <w:rPr>
          <w:rFonts w:ascii="宋体" w:hAnsi="宋体" w:hint="eastAsia"/>
          <w:szCs w:val="21"/>
        </w:rPr>
        <w:t>分享训练计划</w:t>
      </w:r>
    </w:p>
    <w:p w14:paraId="1F2EB545" w14:textId="77777777" w:rsidR="00B50FEC" w:rsidRDefault="00000000">
      <w:pPr>
        <w:pStyle w:val="af2"/>
        <w:ind w:left="360" w:firstLineChars="0" w:firstLine="0"/>
        <w:rPr>
          <w:rFonts w:ascii="宋体" w:eastAsia="宋体" w:hAnsi="宋体" w:cs="宋体" w:hint="eastAsia"/>
        </w:rPr>
      </w:pPr>
      <w:r>
        <w:rPr>
          <w:rFonts w:ascii="宋体" w:eastAsia="宋体" w:hAnsi="宋体" w:cs="宋体" w:hint="eastAsia"/>
        </w:rPr>
        <w:t>用例名：</w:t>
      </w:r>
      <w:r w:rsidR="00B50FEC" w:rsidRPr="00B50FEC">
        <w:rPr>
          <w:rFonts w:ascii="宋体" w:eastAsia="宋体" w:hAnsi="宋体" w:cs="宋体" w:hint="eastAsia"/>
        </w:rPr>
        <w:t>分享训练计划</w:t>
      </w:r>
    </w:p>
    <w:p w14:paraId="7E53460A" w14:textId="3749EBD6"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描述：</w:t>
      </w:r>
      <w:r w:rsidR="00B50FEC" w:rsidRPr="00B50FEC">
        <w:rPr>
          <w:rFonts w:ascii="宋体" w:eastAsia="宋体" w:hAnsi="宋体" w:cs="宋体" w:hint="eastAsia"/>
        </w:rPr>
        <w:t>用户将自己创建或正在执行的计划生成分享链接或海报，并分享至内部社区或外部平台</w:t>
      </w:r>
    </w:p>
    <w:p w14:paraId="5BB2F1F4" w14:textId="05752A91"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参与者：用户</w:t>
      </w:r>
    </w:p>
    <w:p w14:paraId="7AF91573" w14:textId="6D3AD7C9"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前置条件：</w:t>
      </w:r>
      <w:r w:rsidR="00B50FEC" w:rsidRPr="00B50FEC">
        <w:rPr>
          <w:rFonts w:ascii="宋体" w:eastAsia="宋体" w:hAnsi="宋体" w:cs="宋体" w:hint="eastAsia"/>
        </w:rPr>
        <w:t>用户已成功登录系统，且拥有要分享的计划</w:t>
      </w:r>
    </w:p>
    <w:p w14:paraId="40B8C7A0" w14:textId="77777777"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活动图：</w:t>
      </w:r>
    </w:p>
    <w:p w14:paraId="0BCF1FDE" w14:textId="02816A4C" w:rsidR="001E646E" w:rsidRDefault="006561F9">
      <w:pPr>
        <w:pStyle w:val="af2"/>
        <w:ind w:left="360" w:firstLineChars="0" w:firstLine="0"/>
        <w:jc w:val="center"/>
        <w:rPr>
          <w:rFonts w:hint="eastAsia"/>
        </w:rPr>
      </w:pPr>
      <w:r w:rsidRPr="007F72E6">
        <w:rPr>
          <w:b/>
          <w:bCs/>
          <w:noProof/>
        </w:rPr>
        <w:lastRenderedPageBreak/>
        <w:drawing>
          <wp:inline distT="0" distB="0" distL="0" distR="0" wp14:anchorId="39D78FCB" wp14:editId="1DB442B5">
            <wp:extent cx="3150439" cy="3681454"/>
            <wp:effectExtent l="0" t="0" r="0" b="0"/>
            <wp:docPr id="154887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7849" name=""/>
                    <pic:cNvPicPr/>
                  </pic:nvPicPr>
                  <pic:blipFill>
                    <a:blip r:embed="rId22"/>
                    <a:stretch>
                      <a:fillRect/>
                    </a:stretch>
                  </pic:blipFill>
                  <pic:spPr>
                    <a:xfrm>
                      <a:off x="0" y="0"/>
                      <a:ext cx="3152221" cy="3683536"/>
                    </a:xfrm>
                    <a:prstGeom prst="rect">
                      <a:avLst/>
                    </a:prstGeom>
                  </pic:spPr>
                </pic:pic>
              </a:graphicData>
            </a:graphic>
          </wp:inline>
        </w:drawing>
      </w:r>
    </w:p>
    <w:p w14:paraId="240639DA" w14:textId="39B6321D" w:rsidR="001E646E" w:rsidRDefault="00000000">
      <w:pPr>
        <w:pStyle w:val="a3"/>
        <w:ind w:left="360"/>
        <w:jc w:val="center"/>
        <w:rPr>
          <w:rFonts w:eastAsiaTheme="minorEastAsia"/>
        </w:rPr>
      </w:pPr>
      <w:r>
        <w:t>图</w:t>
      </w:r>
      <w:r>
        <w:t xml:space="preserve"> </w:t>
      </w:r>
      <w:r>
        <w:rPr>
          <w:rFonts w:hint="eastAsia"/>
        </w:rPr>
        <w:t xml:space="preserve">1.4.10 </w:t>
      </w:r>
      <w:r w:rsidR="00B50FEC" w:rsidRPr="00B50FEC">
        <w:rPr>
          <w:rFonts w:hint="eastAsia"/>
        </w:rPr>
        <w:t>分享训练计划</w:t>
      </w:r>
      <w:r>
        <w:rPr>
          <w:rFonts w:hint="eastAsia"/>
        </w:rPr>
        <w:t>活动图</w:t>
      </w:r>
    </w:p>
    <w:p w14:paraId="1DE62E7F" w14:textId="172E78A3" w:rsidR="001E646E" w:rsidRDefault="00000000">
      <w:pPr>
        <w:pStyle w:val="4"/>
        <w:rPr>
          <w:rFonts w:ascii="宋体" w:hAnsi="宋体" w:hint="eastAsia"/>
          <w:szCs w:val="21"/>
        </w:rPr>
      </w:pPr>
      <w:r>
        <w:rPr>
          <w:rFonts w:ascii="宋体" w:hAnsi="宋体" w:hint="eastAsia"/>
          <w:szCs w:val="21"/>
        </w:rPr>
        <w:t>1</w:t>
      </w:r>
      <w:r>
        <w:rPr>
          <w:rFonts w:ascii="宋体" w:hAnsi="宋体"/>
          <w:szCs w:val="21"/>
        </w:rPr>
        <w:t>.4.11</w:t>
      </w:r>
      <w:r w:rsidR="00B50FEC" w:rsidRPr="00B50FEC">
        <w:rPr>
          <w:rFonts w:ascii="宋体" w:hAnsi="宋体" w:hint="eastAsia"/>
          <w:szCs w:val="21"/>
        </w:rPr>
        <w:t>执行计划</w:t>
      </w:r>
    </w:p>
    <w:p w14:paraId="229290DC" w14:textId="03DE9EC3"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用例名：</w:t>
      </w:r>
      <w:r w:rsidR="00B50FEC" w:rsidRPr="00B50FEC">
        <w:rPr>
          <w:rFonts w:ascii="宋体" w:eastAsia="宋体" w:hAnsi="宋体" w:cs="宋体" w:hint="eastAsia"/>
        </w:rPr>
        <w:t>执行计划</w:t>
      </w:r>
    </w:p>
    <w:p w14:paraId="6BCC0FC7" w14:textId="0839966C"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描述：</w:t>
      </w:r>
      <w:r w:rsidR="00B50FEC" w:rsidRPr="00B50FEC">
        <w:rPr>
          <w:rFonts w:ascii="宋体" w:eastAsia="宋体" w:hAnsi="宋体" w:cs="宋体" w:hint="eastAsia"/>
        </w:rPr>
        <w:t>用户开始一个训练计划，系统记录进度并每日推送训练任务，用户完成每日训练后进行打卡</w:t>
      </w:r>
    </w:p>
    <w:p w14:paraId="0E86268E" w14:textId="52F99066"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参与者：用户</w:t>
      </w:r>
    </w:p>
    <w:p w14:paraId="4B81C05F" w14:textId="7B6F5B44"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前置条件：</w:t>
      </w:r>
      <w:r w:rsidR="00B50FEC" w:rsidRPr="00B50FEC">
        <w:rPr>
          <w:rFonts w:ascii="宋体" w:eastAsia="宋体" w:hAnsi="宋体" w:cs="宋体" w:hint="eastAsia"/>
        </w:rPr>
        <w:t>用户已成功登录系统，且拥有状态为“未开始”或“进行中”的计划</w:t>
      </w:r>
    </w:p>
    <w:p w14:paraId="4BBDCB7C" w14:textId="6C812894"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活动图：</w:t>
      </w:r>
    </w:p>
    <w:p w14:paraId="4B343F1E" w14:textId="0FB510DD" w:rsidR="001E646E" w:rsidRDefault="00B50FEC">
      <w:pPr>
        <w:pStyle w:val="af2"/>
        <w:ind w:left="360" w:firstLineChars="0" w:firstLine="0"/>
        <w:jc w:val="center"/>
        <w:rPr>
          <w:rFonts w:hint="eastAsia"/>
        </w:rPr>
      </w:pPr>
      <w:r w:rsidRPr="007F72E6">
        <w:rPr>
          <w:b/>
          <w:bCs/>
          <w:noProof/>
        </w:rPr>
        <w:lastRenderedPageBreak/>
        <w:drawing>
          <wp:inline distT="0" distB="0" distL="0" distR="0" wp14:anchorId="3054B458" wp14:editId="3C976770">
            <wp:extent cx="1677725" cy="3142712"/>
            <wp:effectExtent l="0" t="0" r="0" b="635"/>
            <wp:docPr id="1806846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46873" name=""/>
                    <pic:cNvPicPr/>
                  </pic:nvPicPr>
                  <pic:blipFill>
                    <a:blip r:embed="rId23"/>
                    <a:stretch>
                      <a:fillRect/>
                    </a:stretch>
                  </pic:blipFill>
                  <pic:spPr>
                    <a:xfrm>
                      <a:off x="0" y="0"/>
                      <a:ext cx="1695337" cy="3175702"/>
                    </a:xfrm>
                    <a:prstGeom prst="rect">
                      <a:avLst/>
                    </a:prstGeom>
                  </pic:spPr>
                </pic:pic>
              </a:graphicData>
            </a:graphic>
          </wp:inline>
        </w:drawing>
      </w:r>
    </w:p>
    <w:p w14:paraId="2E665165" w14:textId="0AE70568" w:rsidR="001E646E" w:rsidRDefault="00000000">
      <w:pPr>
        <w:pStyle w:val="a3"/>
        <w:ind w:left="360"/>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.4.11 </w:t>
      </w:r>
      <w:r w:rsidR="00B50FEC" w:rsidRPr="00B50FEC">
        <w:rPr>
          <w:rFonts w:hint="eastAsia"/>
        </w:rPr>
        <w:t>执行计划</w:t>
      </w:r>
      <w:r>
        <w:rPr>
          <w:rFonts w:hint="eastAsia"/>
        </w:rPr>
        <w:t>活动图</w:t>
      </w:r>
    </w:p>
    <w:p w14:paraId="264D4DF5" w14:textId="797F54F2" w:rsidR="001E646E" w:rsidRDefault="00000000">
      <w:pPr>
        <w:pStyle w:val="4"/>
        <w:rPr>
          <w:rFonts w:ascii="宋体" w:hAnsi="宋体" w:hint="eastAsia"/>
          <w:szCs w:val="21"/>
        </w:rPr>
      </w:pPr>
      <w:r>
        <w:rPr>
          <w:rFonts w:ascii="宋体" w:hAnsi="宋体" w:hint="eastAsia"/>
          <w:szCs w:val="21"/>
        </w:rPr>
        <w:t>1</w:t>
      </w:r>
      <w:r>
        <w:rPr>
          <w:rFonts w:ascii="宋体" w:hAnsi="宋体"/>
          <w:szCs w:val="21"/>
        </w:rPr>
        <w:t>.4.12</w:t>
      </w:r>
      <w:bookmarkStart w:id="35" w:name="_Hlk212024747"/>
      <w:r w:rsidR="00B50FEC" w:rsidRPr="00B50FEC">
        <w:rPr>
          <w:rFonts w:ascii="宋体" w:hAnsi="宋体" w:hint="eastAsia"/>
          <w:szCs w:val="21"/>
        </w:rPr>
        <w:t>搜索计划</w:t>
      </w:r>
      <w:bookmarkEnd w:id="35"/>
    </w:p>
    <w:p w14:paraId="7EB487AB" w14:textId="5950C661"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用例名：</w:t>
      </w:r>
      <w:r w:rsidR="00B50FEC" w:rsidRPr="00B50FEC">
        <w:rPr>
          <w:rFonts w:ascii="宋体" w:eastAsia="宋体" w:hAnsi="宋体" w:cs="宋体" w:hint="eastAsia"/>
        </w:rPr>
        <w:t>搜索计划</w:t>
      </w:r>
    </w:p>
    <w:p w14:paraId="6EC598E3" w14:textId="01E999E1"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描述：</w:t>
      </w:r>
      <w:r w:rsidR="00B50FEC" w:rsidRPr="00B50FEC">
        <w:rPr>
          <w:rFonts w:ascii="宋体" w:eastAsia="宋体" w:hAnsi="宋体" w:cs="宋体" w:hint="eastAsia"/>
        </w:rPr>
        <w:t>用户在公共计划库中通过多种条件组合搜索与筛选，快速定位符合自身需求的训练计划</w:t>
      </w:r>
    </w:p>
    <w:p w14:paraId="2D8740B7" w14:textId="35F34B2D"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参与者：</w:t>
      </w:r>
      <w:r w:rsidR="00B50FEC">
        <w:rPr>
          <w:rFonts w:ascii="宋体" w:eastAsia="宋体" w:hAnsi="宋体" w:cs="宋体" w:hint="eastAsia"/>
        </w:rPr>
        <w:t>用户</w:t>
      </w:r>
    </w:p>
    <w:p w14:paraId="38CA76E3" w14:textId="146AA711"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前置条件：</w:t>
      </w:r>
      <w:r w:rsidR="00B50FEC" w:rsidRPr="00B50FEC">
        <w:rPr>
          <w:rFonts w:ascii="宋体" w:eastAsia="宋体" w:hAnsi="宋体" w:cs="宋体"/>
        </w:rPr>
        <w:t>用户已成功登录系统，且公共计划库中存在可用计划</w:t>
      </w:r>
    </w:p>
    <w:p w14:paraId="4A3FA41A" w14:textId="0D09A34A"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活动图：</w:t>
      </w:r>
    </w:p>
    <w:p w14:paraId="068757C9" w14:textId="1F1FAE7F" w:rsidR="001E646E" w:rsidRDefault="00B50FEC">
      <w:pPr>
        <w:pStyle w:val="af2"/>
        <w:ind w:left="360" w:firstLineChars="0" w:firstLine="0"/>
        <w:jc w:val="center"/>
        <w:rPr>
          <w:rFonts w:hint="eastAsia"/>
        </w:rPr>
      </w:pPr>
      <w:r w:rsidRPr="007F72E6">
        <w:rPr>
          <w:b/>
          <w:bCs/>
          <w:noProof/>
        </w:rPr>
        <w:lastRenderedPageBreak/>
        <w:drawing>
          <wp:inline distT="0" distB="0" distL="0" distR="0" wp14:anchorId="1D760505" wp14:editId="53AB6436">
            <wp:extent cx="2024883" cy="4603805"/>
            <wp:effectExtent l="0" t="0" r="0" b="6350"/>
            <wp:docPr id="2094486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86528" name=""/>
                    <pic:cNvPicPr/>
                  </pic:nvPicPr>
                  <pic:blipFill>
                    <a:blip r:embed="rId24"/>
                    <a:stretch>
                      <a:fillRect/>
                    </a:stretch>
                  </pic:blipFill>
                  <pic:spPr>
                    <a:xfrm>
                      <a:off x="0" y="0"/>
                      <a:ext cx="2032670" cy="4621509"/>
                    </a:xfrm>
                    <a:prstGeom prst="rect">
                      <a:avLst/>
                    </a:prstGeom>
                  </pic:spPr>
                </pic:pic>
              </a:graphicData>
            </a:graphic>
          </wp:inline>
        </w:drawing>
      </w:r>
    </w:p>
    <w:p w14:paraId="113F616F" w14:textId="57646D5C" w:rsidR="001E646E" w:rsidRDefault="00000000">
      <w:pPr>
        <w:pStyle w:val="a3"/>
        <w:ind w:left="360"/>
        <w:jc w:val="center"/>
        <w:rPr>
          <w:rFonts w:eastAsiaTheme="minorEastAsia"/>
        </w:rPr>
      </w:pPr>
      <w:r>
        <w:t>图</w:t>
      </w:r>
      <w:r>
        <w:t xml:space="preserve"> </w:t>
      </w:r>
      <w:r>
        <w:rPr>
          <w:rFonts w:hint="eastAsia"/>
        </w:rPr>
        <w:t xml:space="preserve">1.4.12 </w:t>
      </w:r>
      <w:r w:rsidR="00B50FEC" w:rsidRPr="00B50FEC">
        <w:rPr>
          <w:rFonts w:hint="eastAsia"/>
        </w:rPr>
        <w:t>搜索计划</w:t>
      </w:r>
      <w:r>
        <w:rPr>
          <w:rFonts w:hint="eastAsia"/>
        </w:rPr>
        <w:t>活动图</w:t>
      </w:r>
    </w:p>
    <w:p w14:paraId="4789A7A1" w14:textId="400F4E90" w:rsidR="001E646E" w:rsidRDefault="00000000">
      <w:pPr>
        <w:pStyle w:val="4"/>
        <w:rPr>
          <w:rFonts w:ascii="宋体" w:hAnsi="宋体" w:hint="eastAsia"/>
          <w:szCs w:val="21"/>
        </w:rPr>
      </w:pPr>
      <w:r>
        <w:rPr>
          <w:rFonts w:ascii="宋体" w:hAnsi="宋体" w:hint="eastAsia"/>
          <w:szCs w:val="21"/>
        </w:rPr>
        <w:t>1</w:t>
      </w:r>
      <w:r>
        <w:rPr>
          <w:rFonts w:ascii="宋体" w:hAnsi="宋体"/>
          <w:szCs w:val="21"/>
        </w:rPr>
        <w:t>.4.13</w:t>
      </w:r>
      <w:r w:rsidR="00B50FEC" w:rsidRPr="00B50FEC">
        <w:rPr>
          <w:rFonts w:ascii="宋体" w:hAnsi="宋体" w:hint="eastAsia"/>
          <w:szCs w:val="21"/>
        </w:rPr>
        <w:t>上下架管理</w:t>
      </w:r>
    </w:p>
    <w:p w14:paraId="06F0B032" w14:textId="6604CCA5"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用例名：</w:t>
      </w:r>
      <w:r w:rsidR="00B50FEC" w:rsidRPr="00B50FEC">
        <w:rPr>
          <w:rFonts w:ascii="宋体" w:eastAsia="宋体" w:hAnsi="宋体" w:cs="宋体" w:hint="eastAsia"/>
        </w:rPr>
        <w:t>上下架管理</w:t>
      </w:r>
    </w:p>
    <w:p w14:paraId="5AA4266F" w14:textId="6076C59E"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描述：</w:t>
      </w:r>
      <w:r w:rsidR="00B50FEC" w:rsidRPr="00B50FEC">
        <w:rPr>
          <w:rFonts w:ascii="宋体" w:eastAsia="宋体" w:hAnsi="宋体" w:cs="宋体" w:hint="eastAsia"/>
        </w:rPr>
        <w:t>管理员对公共计划库中的计划进行上架或下架操作，以维护计划库的质量和秩序</w:t>
      </w:r>
    </w:p>
    <w:p w14:paraId="666359F9" w14:textId="40B6994A"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参与者：</w:t>
      </w:r>
      <w:r w:rsidR="00B50FEC">
        <w:rPr>
          <w:rFonts w:ascii="宋体" w:eastAsia="宋体" w:hAnsi="宋体" w:cs="宋体" w:hint="eastAsia"/>
        </w:rPr>
        <w:t>管理员</w:t>
      </w:r>
    </w:p>
    <w:p w14:paraId="0C7F83A5" w14:textId="6BF7FE46"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前置条件：</w:t>
      </w:r>
      <w:r w:rsidR="00B50FEC" w:rsidRPr="00B50FEC">
        <w:rPr>
          <w:rFonts w:ascii="宋体" w:eastAsia="宋体" w:hAnsi="宋体" w:cs="宋体" w:hint="eastAsia"/>
        </w:rPr>
        <w:t>管理员已成功登录系统</w:t>
      </w:r>
    </w:p>
    <w:p w14:paraId="12EA10C9" w14:textId="77777777"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活动图：</w:t>
      </w:r>
    </w:p>
    <w:p w14:paraId="38929934" w14:textId="403F6D9B" w:rsidR="001E646E" w:rsidRDefault="00B50FEC">
      <w:pPr>
        <w:pStyle w:val="af2"/>
        <w:ind w:left="360" w:firstLineChars="0" w:firstLine="0"/>
        <w:jc w:val="center"/>
        <w:rPr>
          <w:rFonts w:hint="eastAsia"/>
        </w:rPr>
      </w:pPr>
      <w:r w:rsidRPr="007F72E6">
        <w:rPr>
          <w:b/>
          <w:bCs/>
          <w:noProof/>
        </w:rPr>
        <w:lastRenderedPageBreak/>
        <w:drawing>
          <wp:inline distT="0" distB="0" distL="0" distR="0" wp14:anchorId="5C5C989E" wp14:editId="6757BFE9">
            <wp:extent cx="2417308" cy="3466769"/>
            <wp:effectExtent l="0" t="0" r="2540" b="635"/>
            <wp:docPr id="1574186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86401" name=""/>
                    <pic:cNvPicPr/>
                  </pic:nvPicPr>
                  <pic:blipFill>
                    <a:blip r:embed="rId25"/>
                    <a:stretch>
                      <a:fillRect/>
                    </a:stretch>
                  </pic:blipFill>
                  <pic:spPr>
                    <a:xfrm>
                      <a:off x="0" y="0"/>
                      <a:ext cx="2426153" cy="3479454"/>
                    </a:xfrm>
                    <a:prstGeom prst="rect">
                      <a:avLst/>
                    </a:prstGeom>
                  </pic:spPr>
                </pic:pic>
              </a:graphicData>
            </a:graphic>
          </wp:inline>
        </w:drawing>
      </w:r>
    </w:p>
    <w:p w14:paraId="6B0C43D8" w14:textId="363097AE" w:rsidR="001E646E" w:rsidRDefault="00000000">
      <w:pPr>
        <w:pStyle w:val="a3"/>
        <w:ind w:left="360"/>
        <w:jc w:val="center"/>
        <w:rPr>
          <w:rFonts w:eastAsiaTheme="minorEastAsia"/>
        </w:rPr>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 xml:space="preserve">.4.13 </w:t>
      </w:r>
      <w:r w:rsidR="00B50FEC" w:rsidRPr="00B50FEC">
        <w:rPr>
          <w:rFonts w:hint="eastAsia"/>
        </w:rPr>
        <w:t>上下架管理</w:t>
      </w:r>
      <w:r>
        <w:rPr>
          <w:rFonts w:hint="eastAsia"/>
        </w:rPr>
        <w:t>活动图</w:t>
      </w:r>
    </w:p>
    <w:p w14:paraId="50939B25" w14:textId="40B50B5A" w:rsidR="001E646E" w:rsidRDefault="00000000">
      <w:pPr>
        <w:pStyle w:val="4"/>
        <w:rPr>
          <w:rFonts w:ascii="宋体" w:hAnsi="宋体" w:hint="eastAsia"/>
          <w:szCs w:val="21"/>
        </w:rPr>
      </w:pPr>
      <w:r>
        <w:rPr>
          <w:rFonts w:ascii="宋体" w:hAnsi="宋体" w:hint="eastAsia"/>
          <w:szCs w:val="21"/>
        </w:rPr>
        <w:t>1</w:t>
      </w:r>
      <w:r>
        <w:rPr>
          <w:rFonts w:ascii="宋体" w:hAnsi="宋体"/>
          <w:szCs w:val="21"/>
        </w:rPr>
        <w:t>.4.14</w:t>
      </w:r>
      <w:r w:rsidR="00B50FEC" w:rsidRPr="00B50FEC">
        <w:rPr>
          <w:rFonts w:ascii="宋体" w:hAnsi="宋体" w:hint="eastAsia"/>
          <w:szCs w:val="21"/>
        </w:rPr>
        <w:t>提交审核</w:t>
      </w:r>
    </w:p>
    <w:p w14:paraId="49B3C703" w14:textId="4FB084CE"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用例名：</w:t>
      </w:r>
      <w:r w:rsidR="00B50FEC" w:rsidRPr="00B50FEC">
        <w:rPr>
          <w:rFonts w:ascii="宋体" w:eastAsia="宋体" w:hAnsi="宋体" w:cs="宋体" w:hint="eastAsia"/>
        </w:rPr>
        <w:t>提交审核</w:t>
      </w:r>
    </w:p>
    <w:p w14:paraId="10E69F80" w14:textId="49AD8377"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描述：</w:t>
      </w:r>
      <w:del w:id="36" w:author="xf s" w:date="2025-10-31T15:34:00Z" w16du:dateUtc="2025-10-31T07:34:00Z">
        <w:r w:rsidR="00B50FEC" w:rsidRPr="00B50FEC" w:rsidDel="00AB553F">
          <w:rPr>
            <w:rFonts w:ascii="宋体" w:eastAsia="宋体" w:hAnsi="宋体" w:cs="宋体" w:hint="eastAsia"/>
          </w:rPr>
          <w:delText>教练</w:delText>
        </w:r>
      </w:del>
      <w:ins w:id="37" w:author="xf s" w:date="2025-10-31T15:34:00Z" w16du:dateUtc="2025-10-31T07:34:00Z">
        <w:r w:rsidR="00AB553F">
          <w:rPr>
            <w:rFonts w:ascii="宋体" w:eastAsia="宋体" w:hAnsi="宋体" w:cs="宋体" w:hint="eastAsia"/>
          </w:rPr>
          <w:t>用户</w:t>
        </w:r>
      </w:ins>
      <w:r w:rsidR="00B50FEC" w:rsidRPr="00B50FEC">
        <w:rPr>
          <w:rFonts w:ascii="宋体" w:eastAsia="宋体" w:hAnsi="宋体" w:cs="宋体" w:hint="eastAsia"/>
        </w:rPr>
        <w:t>将自己创建的优质计划提交给管理员，申请上架至公共计划库供所有用户使用</w:t>
      </w:r>
    </w:p>
    <w:p w14:paraId="7A81AA11" w14:textId="0FB9986F"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参与者：</w:t>
      </w:r>
      <w:del w:id="38" w:author="xf s" w:date="2025-10-31T15:34:00Z" w16du:dateUtc="2025-10-31T07:34:00Z">
        <w:r w:rsidR="00B50FEC" w:rsidDel="00AB553F">
          <w:rPr>
            <w:rFonts w:ascii="宋体" w:eastAsia="宋体" w:hAnsi="宋体" w:cs="宋体" w:hint="eastAsia"/>
          </w:rPr>
          <w:delText>教练</w:delText>
        </w:r>
      </w:del>
      <w:ins w:id="39" w:author="xf s" w:date="2025-10-31T15:34:00Z" w16du:dateUtc="2025-10-31T07:34:00Z">
        <w:r w:rsidR="00AB553F">
          <w:rPr>
            <w:rFonts w:ascii="宋体" w:eastAsia="宋体" w:hAnsi="宋体" w:cs="宋体" w:hint="eastAsia"/>
          </w:rPr>
          <w:t>用户</w:t>
        </w:r>
      </w:ins>
    </w:p>
    <w:p w14:paraId="5B6653B2" w14:textId="64064BE8"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前置条件：</w:t>
      </w:r>
      <w:del w:id="40" w:author="xf s" w:date="2025-10-31T15:34:00Z" w16du:dateUtc="2025-10-31T07:34:00Z">
        <w:r w:rsidR="00B50FEC" w:rsidRPr="00B50FEC" w:rsidDel="00AB553F">
          <w:rPr>
            <w:rFonts w:ascii="宋体" w:eastAsia="宋体" w:hAnsi="宋体" w:cs="宋体" w:hint="eastAsia"/>
          </w:rPr>
          <w:delText>教练</w:delText>
        </w:r>
      </w:del>
      <w:ins w:id="41" w:author="xf s" w:date="2025-10-31T15:34:00Z" w16du:dateUtc="2025-10-31T07:34:00Z">
        <w:r w:rsidR="00AB553F">
          <w:rPr>
            <w:rFonts w:ascii="宋体" w:eastAsia="宋体" w:hAnsi="宋体" w:cs="宋体" w:hint="eastAsia"/>
          </w:rPr>
          <w:t>用户</w:t>
        </w:r>
      </w:ins>
      <w:r w:rsidR="00B50FEC" w:rsidRPr="00B50FEC">
        <w:rPr>
          <w:rFonts w:ascii="宋体" w:eastAsia="宋体" w:hAnsi="宋体" w:cs="宋体" w:hint="eastAsia"/>
        </w:rPr>
        <w:t>已成功登录系统，并创建一个完整计划</w:t>
      </w:r>
    </w:p>
    <w:p w14:paraId="7FA5C7E0" w14:textId="2E3DA32F" w:rsidR="001E646E" w:rsidRDefault="00000000">
      <w:pPr>
        <w:pStyle w:val="af2"/>
        <w:ind w:left="360" w:firstLineChars="0" w:firstLine="0"/>
        <w:rPr>
          <w:rFonts w:ascii="宋体" w:eastAsia="宋体" w:hAnsi="宋体" w:cs="宋体" w:hint="eastAsia"/>
        </w:rPr>
      </w:pPr>
      <w:r>
        <w:rPr>
          <w:rFonts w:ascii="宋体" w:eastAsia="宋体" w:hAnsi="宋体" w:cs="宋体" w:hint="eastAsia"/>
        </w:rPr>
        <w:t>活动图：</w:t>
      </w:r>
    </w:p>
    <w:p w14:paraId="15F1D204" w14:textId="0DAD856E" w:rsidR="001E646E" w:rsidRDefault="00B50FEC">
      <w:pPr>
        <w:pStyle w:val="af2"/>
        <w:ind w:left="360" w:firstLineChars="0" w:firstLine="0"/>
        <w:jc w:val="center"/>
        <w:rPr>
          <w:rFonts w:hint="eastAsia"/>
        </w:rPr>
      </w:pPr>
      <w:r w:rsidRPr="00504D1D">
        <w:rPr>
          <w:b/>
          <w:bCs/>
          <w:noProof/>
        </w:rPr>
        <w:lastRenderedPageBreak/>
        <w:drawing>
          <wp:inline distT="0" distB="0" distL="0" distR="0" wp14:anchorId="54E48DD9" wp14:editId="5F22A335">
            <wp:extent cx="2291823" cy="3172571"/>
            <wp:effectExtent l="0" t="0" r="0" b="8890"/>
            <wp:docPr id="1915333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33688" name=""/>
                    <pic:cNvPicPr/>
                  </pic:nvPicPr>
                  <pic:blipFill>
                    <a:blip r:embed="rId26"/>
                    <a:stretch>
                      <a:fillRect/>
                    </a:stretch>
                  </pic:blipFill>
                  <pic:spPr>
                    <a:xfrm>
                      <a:off x="0" y="0"/>
                      <a:ext cx="2315041" cy="3204712"/>
                    </a:xfrm>
                    <a:prstGeom prst="rect">
                      <a:avLst/>
                    </a:prstGeom>
                  </pic:spPr>
                </pic:pic>
              </a:graphicData>
            </a:graphic>
          </wp:inline>
        </w:drawing>
      </w:r>
    </w:p>
    <w:p w14:paraId="19DE74CE" w14:textId="0C4A2BBF" w:rsidR="00A510B0" w:rsidRPr="00A510B0" w:rsidRDefault="00000000" w:rsidP="009A31DB">
      <w:pPr>
        <w:pStyle w:val="a3"/>
        <w:ind w:left="360"/>
        <w:jc w:val="center"/>
      </w:pPr>
      <w:r>
        <w:t>图</w:t>
      </w:r>
      <w:r>
        <w:t xml:space="preserve"> </w:t>
      </w:r>
      <w:r>
        <w:rPr>
          <w:rFonts w:hint="eastAsia"/>
        </w:rPr>
        <w:t xml:space="preserve">1.4.14 </w:t>
      </w:r>
      <w:r w:rsidR="00B50FEC" w:rsidRPr="00B50FEC">
        <w:rPr>
          <w:rFonts w:hint="eastAsia"/>
        </w:rPr>
        <w:t>提交审核</w:t>
      </w:r>
      <w:r>
        <w:rPr>
          <w:rFonts w:hint="eastAsia"/>
        </w:rPr>
        <w:t>活动图</w:t>
      </w:r>
    </w:p>
    <w:p w14:paraId="5A3D6E3C" w14:textId="39536979" w:rsidR="001E646E" w:rsidDel="00AB553F" w:rsidRDefault="00000000">
      <w:pPr>
        <w:pStyle w:val="4"/>
        <w:rPr>
          <w:del w:id="42" w:author="xf s" w:date="2025-10-31T15:33:00Z" w16du:dateUtc="2025-10-31T07:33:00Z"/>
          <w:rFonts w:ascii="宋体" w:hAnsi="宋体" w:hint="eastAsia"/>
          <w:szCs w:val="21"/>
        </w:rPr>
      </w:pPr>
      <w:del w:id="43" w:author="xf s" w:date="2025-10-31T15:33:00Z" w16du:dateUtc="2025-10-31T07:33:00Z">
        <w:r w:rsidDel="00AB553F">
          <w:rPr>
            <w:rFonts w:ascii="宋体" w:hAnsi="宋体" w:hint="eastAsia"/>
            <w:szCs w:val="21"/>
          </w:rPr>
          <w:delText>1</w:delText>
        </w:r>
        <w:r w:rsidDel="00AB553F">
          <w:rPr>
            <w:rFonts w:ascii="宋体" w:hAnsi="宋体"/>
            <w:szCs w:val="21"/>
          </w:rPr>
          <w:delText>.4.15</w:delText>
        </w:r>
        <w:r w:rsidR="00B50FEC" w:rsidRPr="00EB70A7" w:rsidDel="00AB553F">
          <w:rPr>
            <w:szCs w:val="22"/>
          </w:rPr>
          <w:delText>进度监控</w:delText>
        </w:r>
      </w:del>
    </w:p>
    <w:p w14:paraId="01BAD1D6" w14:textId="22BFCAE1" w:rsidR="001E646E" w:rsidDel="00AB553F" w:rsidRDefault="00000000">
      <w:pPr>
        <w:pStyle w:val="af2"/>
        <w:ind w:left="360" w:firstLineChars="0" w:firstLine="0"/>
        <w:rPr>
          <w:del w:id="44" w:author="xf s" w:date="2025-10-31T15:33:00Z" w16du:dateUtc="2025-10-31T07:33:00Z"/>
          <w:rFonts w:ascii="宋体" w:eastAsia="宋体" w:hAnsi="宋体" w:cs="宋体" w:hint="eastAsia"/>
        </w:rPr>
      </w:pPr>
      <w:del w:id="45" w:author="xf s" w:date="2025-10-31T15:33:00Z" w16du:dateUtc="2025-10-31T07:33:00Z">
        <w:r w:rsidDel="00AB553F">
          <w:rPr>
            <w:rFonts w:ascii="宋体" w:eastAsia="宋体" w:hAnsi="宋体" w:cs="宋体" w:hint="eastAsia"/>
          </w:rPr>
          <w:delText>用例名：</w:delText>
        </w:r>
        <w:r w:rsidR="00B50FEC" w:rsidRPr="00B50FEC" w:rsidDel="00AB553F">
          <w:rPr>
            <w:rFonts w:ascii="宋体" w:eastAsia="宋体" w:hAnsi="宋体" w:cs="宋体" w:hint="eastAsia"/>
          </w:rPr>
          <w:delText>进度监控</w:delText>
        </w:r>
      </w:del>
    </w:p>
    <w:p w14:paraId="7710B0A4" w14:textId="2A221E21" w:rsidR="001E646E" w:rsidDel="00AB553F" w:rsidRDefault="00000000">
      <w:pPr>
        <w:pStyle w:val="af2"/>
        <w:ind w:left="360" w:firstLineChars="0" w:firstLine="0"/>
        <w:rPr>
          <w:del w:id="46" w:author="xf s" w:date="2025-10-31T15:33:00Z" w16du:dateUtc="2025-10-31T07:33:00Z"/>
          <w:rFonts w:ascii="宋体" w:eastAsia="宋体" w:hAnsi="宋体" w:cs="宋体" w:hint="eastAsia"/>
        </w:rPr>
      </w:pPr>
      <w:del w:id="47" w:author="xf s" w:date="2025-10-31T15:33:00Z" w16du:dateUtc="2025-10-31T07:33:00Z">
        <w:r w:rsidDel="00AB553F">
          <w:rPr>
            <w:rFonts w:ascii="宋体" w:eastAsia="宋体" w:hAnsi="宋体" w:cs="宋体" w:hint="eastAsia"/>
          </w:rPr>
          <w:delText>描述：</w:delText>
        </w:r>
        <w:r w:rsidR="00B50FEC" w:rsidRPr="00EB70A7" w:rsidDel="00AB553F">
          <w:delText>教练在后台查看执行其计划的学员的详细训练进度、打卡情况和完成数据</w:delText>
        </w:r>
      </w:del>
    </w:p>
    <w:p w14:paraId="565582BC" w14:textId="6F179B78" w:rsidR="001E646E" w:rsidDel="00AB553F" w:rsidRDefault="00000000">
      <w:pPr>
        <w:pStyle w:val="af2"/>
        <w:ind w:left="360" w:firstLineChars="0" w:firstLine="0"/>
        <w:rPr>
          <w:del w:id="48" w:author="xf s" w:date="2025-10-31T15:33:00Z" w16du:dateUtc="2025-10-31T07:33:00Z"/>
          <w:rFonts w:ascii="宋体" w:eastAsia="宋体" w:hAnsi="宋体" w:cs="宋体" w:hint="eastAsia"/>
        </w:rPr>
      </w:pPr>
      <w:del w:id="49" w:author="xf s" w:date="2025-10-31T15:33:00Z" w16du:dateUtc="2025-10-31T07:33:00Z">
        <w:r w:rsidDel="00AB553F">
          <w:rPr>
            <w:rFonts w:ascii="宋体" w:eastAsia="宋体" w:hAnsi="宋体" w:cs="宋体" w:hint="eastAsia"/>
          </w:rPr>
          <w:delText>参与者：</w:delText>
        </w:r>
        <w:r w:rsidR="00B50FEC" w:rsidDel="00AB553F">
          <w:rPr>
            <w:rFonts w:ascii="宋体" w:eastAsia="宋体" w:hAnsi="宋体" w:cs="宋体" w:hint="eastAsia"/>
          </w:rPr>
          <w:delText>教练</w:delText>
        </w:r>
      </w:del>
    </w:p>
    <w:p w14:paraId="29853A25" w14:textId="09567596" w:rsidR="001E646E" w:rsidDel="00AB553F" w:rsidRDefault="00000000">
      <w:pPr>
        <w:pStyle w:val="af2"/>
        <w:ind w:left="360" w:firstLineChars="0" w:firstLine="0"/>
        <w:rPr>
          <w:del w:id="50" w:author="xf s" w:date="2025-10-31T15:33:00Z" w16du:dateUtc="2025-10-31T07:33:00Z"/>
          <w:rFonts w:ascii="宋体" w:eastAsia="宋体" w:hAnsi="宋体" w:cs="宋体" w:hint="eastAsia"/>
        </w:rPr>
      </w:pPr>
      <w:del w:id="51" w:author="xf s" w:date="2025-10-31T15:33:00Z" w16du:dateUtc="2025-10-31T07:33:00Z">
        <w:r w:rsidDel="00AB553F">
          <w:rPr>
            <w:rFonts w:ascii="宋体" w:eastAsia="宋体" w:hAnsi="宋体" w:cs="宋体" w:hint="eastAsia"/>
          </w:rPr>
          <w:delText>前置条件：</w:delText>
        </w:r>
        <w:r w:rsidR="00B50FEC" w:rsidRPr="00EB70A7" w:rsidDel="00AB553F">
          <w:delText>教练已成功登录系统，并且有学员正在执行其创建的计划</w:delText>
        </w:r>
      </w:del>
    </w:p>
    <w:p w14:paraId="77145ABB" w14:textId="220467A0" w:rsidR="001E646E" w:rsidDel="00AB553F" w:rsidRDefault="00000000">
      <w:pPr>
        <w:pStyle w:val="af2"/>
        <w:ind w:left="360" w:firstLineChars="0" w:firstLine="0"/>
        <w:rPr>
          <w:del w:id="52" w:author="xf s" w:date="2025-10-31T15:33:00Z" w16du:dateUtc="2025-10-31T07:33:00Z"/>
          <w:rFonts w:ascii="宋体" w:eastAsia="宋体" w:hAnsi="宋体" w:cs="宋体" w:hint="eastAsia"/>
        </w:rPr>
      </w:pPr>
      <w:del w:id="53" w:author="xf s" w:date="2025-10-31T15:33:00Z" w16du:dateUtc="2025-10-31T07:33:00Z">
        <w:r w:rsidDel="00AB553F">
          <w:rPr>
            <w:rFonts w:ascii="宋体" w:eastAsia="宋体" w:hAnsi="宋体" w:cs="宋体" w:hint="eastAsia"/>
          </w:rPr>
          <w:delText>活动图：</w:delText>
        </w:r>
      </w:del>
    </w:p>
    <w:p w14:paraId="62E9A819" w14:textId="1E081E13" w:rsidR="001E646E" w:rsidDel="00AB553F" w:rsidRDefault="001E646E">
      <w:pPr>
        <w:rPr>
          <w:del w:id="54" w:author="xf s" w:date="2025-10-31T15:33:00Z" w16du:dateUtc="2025-10-31T07:33:00Z"/>
          <w:rFonts w:hint="eastAsia"/>
        </w:rPr>
      </w:pPr>
    </w:p>
    <w:p w14:paraId="38E2C423" w14:textId="2C791694" w:rsidR="001E646E" w:rsidDel="00AB553F" w:rsidRDefault="00B50FEC">
      <w:pPr>
        <w:jc w:val="center"/>
        <w:rPr>
          <w:del w:id="55" w:author="xf s" w:date="2025-10-31T15:33:00Z" w16du:dateUtc="2025-10-31T07:33:00Z"/>
          <w:rFonts w:hint="eastAsia"/>
        </w:rPr>
      </w:pPr>
      <w:del w:id="56" w:author="xf s" w:date="2025-10-31T15:33:00Z" w16du:dateUtc="2025-10-31T07:33:00Z">
        <w:r w:rsidRPr="00504D1D" w:rsidDel="00AB553F">
          <w:rPr>
            <w:b/>
            <w:bCs/>
            <w:noProof/>
          </w:rPr>
          <w:drawing>
            <wp:inline distT="0" distB="0" distL="0" distR="0" wp14:anchorId="3FF84DC4" wp14:editId="33CC2501">
              <wp:extent cx="1463040" cy="3527329"/>
              <wp:effectExtent l="0" t="0" r="3810" b="0"/>
              <wp:docPr id="920919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9364" name=""/>
                      <pic:cNvPicPr/>
                    </pic:nvPicPr>
                    <pic:blipFill>
                      <a:blip r:embed="rId27"/>
                      <a:stretch>
                        <a:fillRect/>
                      </a:stretch>
                    </pic:blipFill>
                    <pic:spPr>
                      <a:xfrm>
                        <a:off x="0" y="0"/>
                        <a:ext cx="1474089" cy="3553967"/>
                      </a:xfrm>
                      <a:prstGeom prst="rect">
                        <a:avLst/>
                      </a:prstGeom>
                    </pic:spPr>
                  </pic:pic>
                </a:graphicData>
              </a:graphic>
            </wp:inline>
          </w:drawing>
        </w:r>
      </w:del>
    </w:p>
    <w:p w14:paraId="6E8B529F" w14:textId="50FB8B8A" w:rsidR="001E646E" w:rsidDel="00AB553F" w:rsidRDefault="00000000">
      <w:pPr>
        <w:pStyle w:val="a3"/>
        <w:jc w:val="center"/>
        <w:rPr>
          <w:del w:id="57" w:author="xf s" w:date="2025-10-31T15:33:00Z" w16du:dateUtc="2025-10-31T07:33:00Z"/>
          <w:rFonts w:eastAsiaTheme="minorEastAsia"/>
        </w:rPr>
      </w:pPr>
      <w:del w:id="58" w:author="xf s" w:date="2025-10-31T15:33:00Z" w16du:dateUtc="2025-10-31T07:33:00Z">
        <w:r w:rsidDel="00AB553F">
          <w:delText>图</w:delText>
        </w:r>
        <w:r w:rsidDel="00AB553F">
          <w:delText xml:space="preserve"> </w:delText>
        </w:r>
        <w:r w:rsidDel="00AB553F">
          <w:rPr>
            <w:rFonts w:hint="eastAsia"/>
          </w:rPr>
          <w:delText xml:space="preserve">1.4.15 </w:delText>
        </w:r>
        <w:r w:rsidR="00B50FEC" w:rsidRPr="00B50FEC" w:rsidDel="00AB553F">
          <w:rPr>
            <w:rFonts w:hint="eastAsia"/>
          </w:rPr>
          <w:delText>进度监控</w:delText>
        </w:r>
        <w:r w:rsidDel="00AB553F">
          <w:rPr>
            <w:rFonts w:hint="eastAsia"/>
          </w:rPr>
          <w:delText>活动图</w:delText>
        </w:r>
      </w:del>
    </w:p>
    <w:p w14:paraId="71ED8AC8" w14:textId="1DA28075" w:rsidR="001E646E" w:rsidDel="00AB553F" w:rsidRDefault="00000000">
      <w:pPr>
        <w:pStyle w:val="4"/>
        <w:rPr>
          <w:del w:id="59" w:author="xf s" w:date="2025-10-31T15:33:00Z" w16du:dateUtc="2025-10-31T07:33:00Z"/>
          <w:rFonts w:ascii="宋体" w:hAnsi="宋体" w:hint="eastAsia"/>
          <w:szCs w:val="21"/>
        </w:rPr>
      </w:pPr>
      <w:del w:id="60" w:author="xf s" w:date="2025-10-31T15:33:00Z" w16du:dateUtc="2025-10-31T07:33:00Z">
        <w:r w:rsidDel="00AB553F">
          <w:rPr>
            <w:rFonts w:ascii="宋体" w:hAnsi="宋体" w:hint="eastAsia"/>
            <w:szCs w:val="21"/>
          </w:rPr>
          <w:delText>1</w:delText>
        </w:r>
        <w:r w:rsidDel="00AB553F">
          <w:rPr>
            <w:rFonts w:ascii="宋体" w:hAnsi="宋体"/>
            <w:szCs w:val="21"/>
          </w:rPr>
          <w:delText>.4.16</w:delText>
        </w:r>
        <w:r w:rsidR="00B50FEC" w:rsidRPr="00B50FEC" w:rsidDel="00AB553F">
          <w:rPr>
            <w:rFonts w:ascii="宋体" w:hAnsi="宋体" w:hint="eastAsia"/>
            <w:szCs w:val="21"/>
          </w:rPr>
          <w:delText>调整计划建议</w:delText>
        </w:r>
      </w:del>
    </w:p>
    <w:p w14:paraId="40F1FF96" w14:textId="6A9C3C2B" w:rsidR="001E646E" w:rsidDel="00AB553F" w:rsidRDefault="00000000">
      <w:pPr>
        <w:pStyle w:val="af2"/>
        <w:ind w:left="360" w:firstLineChars="0" w:firstLine="0"/>
        <w:rPr>
          <w:del w:id="61" w:author="xf s" w:date="2025-10-31T15:33:00Z" w16du:dateUtc="2025-10-31T07:33:00Z"/>
          <w:rFonts w:hint="eastAsia"/>
        </w:rPr>
      </w:pPr>
      <w:del w:id="62" w:author="xf s" w:date="2025-10-31T15:33:00Z" w16du:dateUtc="2025-10-31T07:33:00Z">
        <w:r w:rsidDel="00AB553F">
          <w:rPr>
            <w:rFonts w:hint="eastAsia"/>
          </w:rPr>
          <w:delText>用例名：</w:delText>
        </w:r>
        <w:r w:rsidR="00B50FEC" w:rsidRPr="00B50FEC" w:rsidDel="00AB553F">
          <w:rPr>
            <w:rFonts w:hint="eastAsia"/>
          </w:rPr>
          <w:delText>调整计划建议</w:delText>
        </w:r>
      </w:del>
    </w:p>
    <w:p w14:paraId="1EE6EABF" w14:textId="341B4177" w:rsidR="001E646E" w:rsidDel="00AB553F" w:rsidRDefault="00000000">
      <w:pPr>
        <w:pStyle w:val="af2"/>
        <w:ind w:left="360" w:firstLineChars="0" w:firstLine="0"/>
        <w:rPr>
          <w:del w:id="63" w:author="xf s" w:date="2025-10-31T15:33:00Z" w16du:dateUtc="2025-10-31T07:33:00Z"/>
          <w:rFonts w:hint="eastAsia"/>
        </w:rPr>
      </w:pPr>
      <w:del w:id="64" w:author="xf s" w:date="2025-10-31T15:33:00Z" w16du:dateUtc="2025-10-31T07:33:00Z">
        <w:r w:rsidDel="00AB553F">
          <w:rPr>
            <w:rFonts w:hint="eastAsia"/>
          </w:rPr>
          <w:delText>描述：</w:delText>
        </w:r>
        <w:r w:rsidR="00B50FEC" w:rsidRPr="00B50FEC" w:rsidDel="00AB553F">
          <w:rPr>
            <w:rFonts w:hint="eastAsia"/>
          </w:rPr>
          <w:delText>教练根据学员的训练数据和反馈，为学员的进行中计划提供文字调整建议</w:delText>
        </w:r>
      </w:del>
    </w:p>
    <w:p w14:paraId="1BC85F48" w14:textId="7265628D" w:rsidR="001E646E" w:rsidDel="00AB553F" w:rsidRDefault="00000000">
      <w:pPr>
        <w:pStyle w:val="af2"/>
        <w:ind w:left="360" w:firstLineChars="0" w:firstLine="0"/>
        <w:rPr>
          <w:del w:id="65" w:author="xf s" w:date="2025-10-31T15:33:00Z" w16du:dateUtc="2025-10-31T07:33:00Z"/>
          <w:rFonts w:hint="eastAsia"/>
        </w:rPr>
      </w:pPr>
      <w:del w:id="66" w:author="xf s" w:date="2025-10-31T15:33:00Z" w16du:dateUtc="2025-10-31T07:33:00Z">
        <w:r w:rsidDel="00AB553F">
          <w:rPr>
            <w:rFonts w:hint="eastAsia"/>
          </w:rPr>
          <w:delText>参与者：</w:delText>
        </w:r>
        <w:r w:rsidR="00B50FEC" w:rsidDel="00AB553F">
          <w:rPr>
            <w:rFonts w:hint="eastAsia"/>
          </w:rPr>
          <w:delText>教练</w:delText>
        </w:r>
      </w:del>
    </w:p>
    <w:p w14:paraId="70FC01FA" w14:textId="1A3F4939" w:rsidR="001E646E" w:rsidDel="00AB553F" w:rsidRDefault="00000000">
      <w:pPr>
        <w:pStyle w:val="af2"/>
        <w:ind w:left="360" w:firstLineChars="0" w:firstLine="0"/>
        <w:rPr>
          <w:del w:id="67" w:author="xf s" w:date="2025-10-31T15:33:00Z" w16du:dateUtc="2025-10-31T07:33:00Z"/>
          <w:rFonts w:hint="eastAsia"/>
        </w:rPr>
      </w:pPr>
      <w:del w:id="68" w:author="xf s" w:date="2025-10-31T15:33:00Z" w16du:dateUtc="2025-10-31T07:33:00Z">
        <w:r w:rsidDel="00AB553F">
          <w:rPr>
            <w:rFonts w:hint="eastAsia"/>
          </w:rPr>
          <w:delText>前置条件：</w:delText>
        </w:r>
        <w:r w:rsidR="00B50FEC" w:rsidRPr="00B50FEC" w:rsidDel="00AB553F">
          <w:rPr>
            <w:rFonts w:hint="eastAsia"/>
          </w:rPr>
          <w:delText>教练已成功登录系统，并且有学员正在执行其创建的计划，且教练已查看了学员的进度</w:delText>
        </w:r>
      </w:del>
    </w:p>
    <w:p w14:paraId="0EE4D633" w14:textId="68324A1A" w:rsidR="001E646E" w:rsidDel="00AB553F" w:rsidRDefault="00000000">
      <w:pPr>
        <w:pStyle w:val="af2"/>
        <w:ind w:left="360" w:firstLineChars="0" w:firstLine="0"/>
        <w:rPr>
          <w:del w:id="69" w:author="xf s" w:date="2025-10-31T15:33:00Z" w16du:dateUtc="2025-10-31T07:33:00Z"/>
          <w:rFonts w:hint="eastAsia"/>
        </w:rPr>
      </w:pPr>
      <w:del w:id="70" w:author="xf s" w:date="2025-10-31T15:33:00Z" w16du:dateUtc="2025-10-31T07:33:00Z">
        <w:r w:rsidDel="00AB553F">
          <w:rPr>
            <w:rFonts w:hint="eastAsia"/>
          </w:rPr>
          <w:delText>活动图：</w:delText>
        </w:r>
      </w:del>
    </w:p>
    <w:p w14:paraId="7BFA1819" w14:textId="6C51B091" w:rsidR="001E646E" w:rsidDel="00AB553F" w:rsidRDefault="001E646E">
      <w:pPr>
        <w:rPr>
          <w:del w:id="71" w:author="xf s" w:date="2025-10-31T15:33:00Z" w16du:dateUtc="2025-10-31T07:33:00Z"/>
          <w:rFonts w:hint="eastAsia"/>
        </w:rPr>
      </w:pPr>
    </w:p>
    <w:p w14:paraId="447B726A" w14:textId="370B4A46" w:rsidR="001E646E" w:rsidDel="00AB553F" w:rsidRDefault="00B50FEC">
      <w:pPr>
        <w:jc w:val="center"/>
        <w:rPr>
          <w:del w:id="72" w:author="xf s" w:date="2025-10-31T15:33:00Z" w16du:dateUtc="2025-10-31T07:33:00Z"/>
          <w:rFonts w:hint="eastAsia"/>
        </w:rPr>
      </w:pPr>
      <w:del w:id="73" w:author="xf s" w:date="2025-10-31T15:33:00Z" w16du:dateUtc="2025-10-31T07:33:00Z">
        <w:r w:rsidRPr="00504D1D" w:rsidDel="00AB553F">
          <w:rPr>
            <w:b/>
            <w:bCs/>
            <w:noProof/>
          </w:rPr>
          <w:drawing>
            <wp:inline distT="0" distB="0" distL="0" distR="0" wp14:anchorId="5664F3EA" wp14:editId="79EE2A93">
              <wp:extent cx="2138900" cy="3356164"/>
              <wp:effectExtent l="0" t="0" r="0" b="0"/>
              <wp:docPr id="177610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00600" name=""/>
                      <pic:cNvPicPr/>
                    </pic:nvPicPr>
                    <pic:blipFill>
                      <a:blip r:embed="rId28"/>
                      <a:stretch>
                        <a:fillRect/>
                      </a:stretch>
                    </pic:blipFill>
                    <pic:spPr>
                      <a:xfrm>
                        <a:off x="0" y="0"/>
                        <a:ext cx="2150745" cy="3374750"/>
                      </a:xfrm>
                      <a:prstGeom prst="rect">
                        <a:avLst/>
                      </a:prstGeom>
                    </pic:spPr>
                  </pic:pic>
                </a:graphicData>
              </a:graphic>
            </wp:inline>
          </w:drawing>
        </w:r>
      </w:del>
    </w:p>
    <w:p w14:paraId="4EE125BF" w14:textId="3E59A0E4" w:rsidR="001E646E" w:rsidDel="00AB553F" w:rsidRDefault="00000000">
      <w:pPr>
        <w:pStyle w:val="a3"/>
        <w:jc w:val="center"/>
        <w:rPr>
          <w:del w:id="74" w:author="xf s" w:date="2025-10-31T15:33:00Z" w16du:dateUtc="2025-10-31T07:33:00Z"/>
          <w:rFonts w:eastAsiaTheme="minorEastAsia"/>
        </w:rPr>
      </w:pPr>
      <w:del w:id="75" w:author="xf s" w:date="2025-10-31T15:33:00Z" w16du:dateUtc="2025-10-31T07:33:00Z">
        <w:r w:rsidDel="00AB553F">
          <w:delText>图</w:delText>
        </w:r>
        <w:r w:rsidDel="00AB553F">
          <w:delText xml:space="preserve"> </w:delText>
        </w:r>
        <w:r w:rsidDel="00AB553F">
          <w:rPr>
            <w:rFonts w:hint="eastAsia"/>
          </w:rPr>
          <w:delText>1.4.16</w:delText>
        </w:r>
        <w:r w:rsidR="00B50FEC" w:rsidRPr="00B50FEC" w:rsidDel="00AB553F">
          <w:rPr>
            <w:rFonts w:hint="eastAsia"/>
          </w:rPr>
          <w:delText>调整计划建议</w:delText>
        </w:r>
        <w:r w:rsidDel="00AB553F">
          <w:rPr>
            <w:rFonts w:hint="eastAsia"/>
          </w:rPr>
          <w:delText>活动图</w:delText>
        </w:r>
      </w:del>
    </w:p>
    <w:p w14:paraId="2E71F70A" w14:textId="55A8E5F8" w:rsidR="001E646E" w:rsidRDefault="00000000">
      <w:pPr>
        <w:pStyle w:val="4"/>
        <w:rPr>
          <w:rFonts w:ascii="宋体" w:hAnsi="宋体" w:hint="eastAsia"/>
          <w:szCs w:val="21"/>
        </w:rPr>
      </w:pPr>
      <w:r>
        <w:rPr>
          <w:rFonts w:ascii="宋体" w:hAnsi="宋体" w:hint="eastAsia"/>
          <w:szCs w:val="21"/>
        </w:rPr>
        <w:t>1</w:t>
      </w:r>
      <w:r>
        <w:rPr>
          <w:rFonts w:ascii="宋体" w:hAnsi="宋体"/>
          <w:szCs w:val="21"/>
        </w:rPr>
        <w:t>.4.17</w:t>
      </w:r>
      <w:r w:rsidR="00B50FEC" w:rsidRPr="00EB70A7">
        <w:rPr>
          <w:szCs w:val="22"/>
        </w:rPr>
        <w:t>删除计划</w:t>
      </w:r>
    </w:p>
    <w:p w14:paraId="651F0EA0" w14:textId="078E1843" w:rsidR="001E646E" w:rsidRDefault="00000000">
      <w:pPr>
        <w:pStyle w:val="af2"/>
        <w:ind w:left="360" w:firstLineChars="0" w:firstLine="0"/>
        <w:rPr>
          <w:rFonts w:hint="eastAsia"/>
        </w:rPr>
      </w:pPr>
      <w:r>
        <w:rPr>
          <w:rFonts w:hint="eastAsia"/>
        </w:rPr>
        <w:t>用例名：</w:t>
      </w:r>
      <w:r w:rsidR="00B50FEC" w:rsidRPr="00B50FEC">
        <w:rPr>
          <w:rFonts w:hint="eastAsia"/>
        </w:rPr>
        <w:t>删除计划</w:t>
      </w:r>
    </w:p>
    <w:p w14:paraId="738101B7" w14:textId="332A49E1" w:rsidR="001E646E" w:rsidRDefault="00000000">
      <w:pPr>
        <w:pStyle w:val="af2"/>
        <w:ind w:left="360" w:firstLineChars="0" w:firstLine="0"/>
        <w:rPr>
          <w:rFonts w:hint="eastAsia"/>
        </w:rPr>
      </w:pPr>
      <w:r>
        <w:rPr>
          <w:rFonts w:hint="eastAsia"/>
        </w:rPr>
        <w:t>描述：</w:t>
      </w:r>
      <w:r w:rsidR="00B50FEC" w:rsidRPr="00B50FEC">
        <w:rPr>
          <w:rFonts w:hint="eastAsia"/>
        </w:rPr>
        <w:t>用户</w:t>
      </w:r>
      <w:del w:id="76" w:author="xf s" w:date="2025-10-31T15:35:00Z" w16du:dateUtc="2025-10-31T07:35:00Z">
        <w:r w:rsidR="00B50FEC" w:rsidRPr="00B50FEC" w:rsidDel="00AB553F">
          <w:rPr>
            <w:rFonts w:hint="eastAsia"/>
          </w:rPr>
          <w:delText>、教练</w:delText>
        </w:r>
      </w:del>
      <w:r w:rsidR="00B50FEC" w:rsidRPr="00B50FEC">
        <w:rPr>
          <w:rFonts w:hint="eastAsia"/>
        </w:rPr>
        <w:t>或管理员根据各自的权限，删除系统中符合条件的训练计划</w:t>
      </w:r>
    </w:p>
    <w:p w14:paraId="372BB168" w14:textId="0D04374E" w:rsidR="001E646E" w:rsidRDefault="00000000">
      <w:pPr>
        <w:pStyle w:val="af2"/>
        <w:ind w:left="360" w:firstLineChars="0" w:firstLine="0"/>
        <w:rPr>
          <w:rFonts w:hint="eastAsia"/>
        </w:rPr>
      </w:pPr>
      <w:r>
        <w:rPr>
          <w:rFonts w:hint="eastAsia"/>
        </w:rPr>
        <w:t>参与者：</w:t>
      </w:r>
      <w:r w:rsidR="00B50FEC" w:rsidRPr="00B50FEC">
        <w:rPr>
          <w:rFonts w:hint="eastAsia"/>
        </w:rPr>
        <w:t>用户</w:t>
      </w:r>
      <w:del w:id="77" w:author="xf s" w:date="2025-10-31T15:35:00Z" w16du:dateUtc="2025-10-31T07:35:00Z">
        <w:r w:rsidR="00B50FEC" w:rsidRPr="00B50FEC" w:rsidDel="00AB553F">
          <w:rPr>
            <w:rFonts w:hint="eastAsia"/>
          </w:rPr>
          <w:delText>、教练</w:delText>
        </w:r>
      </w:del>
      <w:r w:rsidR="00B50FEC" w:rsidRPr="00B50FEC">
        <w:rPr>
          <w:rFonts w:hint="eastAsia"/>
        </w:rPr>
        <w:t>、管理员</w:t>
      </w:r>
    </w:p>
    <w:p w14:paraId="2241BA3A" w14:textId="7512E547" w:rsidR="001E646E" w:rsidRDefault="00000000">
      <w:pPr>
        <w:pStyle w:val="af2"/>
        <w:ind w:left="360" w:firstLineChars="0" w:firstLine="0"/>
        <w:rPr>
          <w:rFonts w:hint="eastAsia"/>
        </w:rPr>
      </w:pPr>
      <w:r>
        <w:rPr>
          <w:rFonts w:hint="eastAsia"/>
        </w:rPr>
        <w:t>前置条件：</w:t>
      </w:r>
      <w:r w:rsidR="00B50FEC" w:rsidRPr="00EB70A7">
        <w:t> 执行者已成功登录系统，并且拥有对目标计划的删除权限</w:t>
      </w:r>
    </w:p>
    <w:p w14:paraId="4E91F592" w14:textId="77777777" w:rsidR="001E646E" w:rsidRDefault="00000000">
      <w:pPr>
        <w:pStyle w:val="af2"/>
        <w:ind w:left="360" w:firstLineChars="0" w:firstLine="0"/>
        <w:rPr>
          <w:rFonts w:hint="eastAsia"/>
        </w:rPr>
      </w:pPr>
      <w:r>
        <w:rPr>
          <w:rFonts w:hint="eastAsia"/>
        </w:rPr>
        <w:t>活动图：</w:t>
      </w:r>
    </w:p>
    <w:p w14:paraId="5086CC36" w14:textId="77777777" w:rsidR="001E646E" w:rsidRDefault="001E646E">
      <w:pPr>
        <w:rPr>
          <w:rFonts w:hint="eastAsia"/>
        </w:rPr>
      </w:pPr>
    </w:p>
    <w:p w14:paraId="5E551C37" w14:textId="6973CA57" w:rsidR="001E646E" w:rsidRDefault="00B50FEC">
      <w:pPr>
        <w:jc w:val="center"/>
        <w:rPr>
          <w:rFonts w:hint="eastAsia"/>
        </w:rPr>
      </w:pPr>
      <w:r w:rsidRPr="00504D1D">
        <w:rPr>
          <w:noProof/>
        </w:rPr>
        <w:lastRenderedPageBreak/>
        <w:drawing>
          <wp:inline distT="0" distB="0" distL="0" distR="0" wp14:anchorId="1A265196" wp14:editId="4B14B0C6">
            <wp:extent cx="2751151" cy="3529862"/>
            <wp:effectExtent l="0" t="0" r="0" b="0"/>
            <wp:docPr id="1711696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96325" name=""/>
                    <pic:cNvPicPr/>
                  </pic:nvPicPr>
                  <pic:blipFill>
                    <a:blip r:embed="rId29"/>
                    <a:stretch>
                      <a:fillRect/>
                    </a:stretch>
                  </pic:blipFill>
                  <pic:spPr>
                    <a:xfrm>
                      <a:off x="0" y="0"/>
                      <a:ext cx="2774013" cy="3559195"/>
                    </a:xfrm>
                    <a:prstGeom prst="rect">
                      <a:avLst/>
                    </a:prstGeom>
                  </pic:spPr>
                </pic:pic>
              </a:graphicData>
            </a:graphic>
          </wp:inline>
        </w:drawing>
      </w:r>
    </w:p>
    <w:p w14:paraId="022859B4" w14:textId="2851F661" w:rsidR="001E646E" w:rsidRDefault="00000000">
      <w:pPr>
        <w:pStyle w:val="a3"/>
        <w:jc w:val="center"/>
        <w:rPr>
          <w:rFonts w:eastAsiaTheme="minorEastAsia"/>
        </w:rPr>
      </w:pPr>
      <w:r>
        <w:t>图</w:t>
      </w:r>
      <w:r>
        <w:t xml:space="preserve"> </w:t>
      </w:r>
      <w:r>
        <w:rPr>
          <w:rFonts w:hint="eastAsia"/>
        </w:rPr>
        <w:t xml:space="preserve">1.4.17 </w:t>
      </w:r>
      <w:r w:rsidR="00B50FEC" w:rsidRPr="00B50FEC">
        <w:rPr>
          <w:rFonts w:hint="eastAsia"/>
        </w:rPr>
        <w:t>删除计划</w:t>
      </w:r>
      <w:r>
        <w:rPr>
          <w:rFonts w:hint="eastAsia"/>
        </w:rPr>
        <w:t>活动图</w:t>
      </w:r>
    </w:p>
    <w:p w14:paraId="6105FB32" w14:textId="7B9B914C" w:rsidR="001E646E" w:rsidRPr="006561F9" w:rsidRDefault="00000000">
      <w:pPr>
        <w:pStyle w:val="4"/>
        <w:rPr>
          <w:rFonts w:ascii="宋体" w:hAnsi="宋体" w:hint="eastAsia"/>
          <w:szCs w:val="21"/>
        </w:rPr>
      </w:pPr>
      <w:r w:rsidRPr="006561F9">
        <w:rPr>
          <w:rFonts w:ascii="宋体" w:hAnsi="宋体" w:hint="eastAsia"/>
          <w:szCs w:val="21"/>
        </w:rPr>
        <w:t>1</w:t>
      </w:r>
      <w:r w:rsidRPr="006561F9">
        <w:rPr>
          <w:rFonts w:ascii="宋体" w:hAnsi="宋体"/>
          <w:szCs w:val="21"/>
        </w:rPr>
        <w:t>.4.1</w:t>
      </w:r>
      <w:r w:rsidR="006561F9" w:rsidRPr="006561F9">
        <w:rPr>
          <w:rFonts w:ascii="宋体" w:hAnsi="宋体" w:hint="eastAsia"/>
          <w:szCs w:val="21"/>
        </w:rPr>
        <w:t>8增加打卡记录</w:t>
      </w:r>
    </w:p>
    <w:p w14:paraId="3D829ED5" w14:textId="1DE3AE6A" w:rsidR="001E646E" w:rsidRPr="006561F9" w:rsidRDefault="00000000">
      <w:pPr>
        <w:pStyle w:val="af2"/>
        <w:ind w:left="360" w:firstLineChars="0" w:firstLine="0"/>
        <w:rPr>
          <w:rFonts w:hint="eastAsia"/>
        </w:rPr>
      </w:pPr>
      <w:r w:rsidRPr="006561F9">
        <w:rPr>
          <w:rFonts w:hint="eastAsia"/>
        </w:rPr>
        <w:t>用例名：</w:t>
      </w:r>
      <w:r w:rsidR="006561F9" w:rsidRPr="006561F9">
        <w:rPr>
          <w:rFonts w:hint="eastAsia"/>
        </w:rPr>
        <w:t>增加打卡记录</w:t>
      </w:r>
    </w:p>
    <w:p w14:paraId="571430E9" w14:textId="63F88934" w:rsidR="001E646E" w:rsidRPr="006561F9" w:rsidRDefault="00000000">
      <w:pPr>
        <w:pStyle w:val="af2"/>
        <w:ind w:left="360" w:firstLineChars="0" w:firstLine="0"/>
        <w:rPr>
          <w:rFonts w:hint="eastAsia"/>
        </w:rPr>
      </w:pPr>
      <w:r w:rsidRPr="006561F9">
        <w:rPr>
          <w:rFonts w:hint="eastAsia"/>
        </w:rPr>
        <w:t>描述：</w:t>
      </w:r>
      <w:r w:rsidR="006561F9" w:rsidRPr="006561F9">
        <w:rPr>
          <w:rFonts w:hint="eastAsia"/>
        </w:rPr>
        <w:t>用户可以在运动时添加打卡记录</w:t>
      </w:r>
    </w:p>
    <w:p w14:paraId="3CA54B30" w14:textId="22D061CA" w:rsidR="001E646E" w:rsidRPr="006561F9" w:rsidRDefault="00000000">
      <w:pPr>
        <w:pStyle w:val="af2"/>
        <w:ind w:left="360" w:firstLineChars="0" w:firstLine="0"/>
        <w:rPr>
          <w:rFonts w:hint="eastAsia"/>
        </w:rPr>
      </w:pPr>
      <w:r w:rsidRPr="006561F9">
        <w:rPr>
          <w:rFonts w:hint="eastAsia"/>
        </w:rPr>
        <w:t>参与者：</w:t>
      </w:r>
      <w:r w:rsidR="006561F9">
        <w:rPr>
          <w:rFonts w:hint="eastAsia"/>
        </w:rPr>
        <w:t>用户</w:t>
      </w:r>
    </w:p>
    <w:p w14:paraId="2C424389" w14:textId="5AC215EB" w:rsidR="001E646E" w:rsidRPr="006561F9" w:rsidRDefault="00000000">
      <w:pPr>
        <w:pStyle w:val="af2"/>
        <w:ind w:left="360" w:firstLineChars="0" w:firstLine="0"/>
        <w:rPr>
          <w:rFonts w:hint="eastAsia"/>
        </w:rPr>
      </w:pPr>
      <w:r w:rsidRPr="006561F9">
        <w:rPr>
          <w:rFonts w:hint="eastAsia"/>
        </w:rPr>
        <w:t>前置条件：</w:t>
      </w:r>
      <w:r w:rsidR="006561F9" w:rsidRPr="006561F9">
        <w:rPr>
          <w:rFonts w:hint="eastAsia"/>
        </w:rPr>
        <w:t>用户已在本系统登录</w:t>
      </w:r>
    </w:p>
    <w:p w14:paraId="0525A31C" w14:textId="77777777" w:rsidR="001E646E" w:rsidRPr="006561F9" w:rsidRDefault="00000000">
      <w:pPr>
        <w:pStyle w:val="af2"/>
        <w:ind w:left="360" w:firstLineChars="0" w:firstLine="0"/>
        <w:rPr>
          <w:rFonts w:hint="eastAsia"/>
        </w:rPr>
      </w:pPr>
      <w:r w:rsidRPr="006561F9">
        <w:rPr>
          <w:rFonts w:hint="eastAsia"/>
        </w:rPr>
        <w:t>活动图：</w:t>
      </w:r>
    </w:p>
    <w:p w14:paraId="0FEF0F77" w14:textId="77777777" w:rsidR="001E646E" w:rsidRPr="006561F9" w:rsidRDefault="001E646E">
      <w:pPr>
        <w:rPr>
          <w:rFonts w:hint="eastAsia"/>
        </w:rPr>
      </w:pPr>
    </w:p>
    <w:p w14:paraId="6130F4BC" w14:textId="1694B82A" w:rsidR="001E646E" w:rsidRPr="006561F9" w:rsidRDefault="006561F9">
      <w:pPr>
        <w:jc w:val="center"/>
        <w:rPr>
          <w:rFonts w:hint="eastAsia"/>
        </w:rPr>
      </w:pPr>
      <w:r>
        <w:rPr>
          <w:noProof/>
        </w:rPr>
        <w:drawing>
          <wp:inline distT="0" distB="0" distL="114300" distR="114300" wp14:anchorId="6269DCBA" wp14:editId="5A26487A">
            <wp:extent cx="1693888" cy="3021163"/>
            <wp:effectExtent l="0" t="0" r="1905" b="8255"/>
            <wp:docPr id="132665166" name="图片 13266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0"/>
                    <a:stretch>
                      <a:fillRect/>
                    </a:stretch>
                  </pic:blipFill>
                  <pic:spPr>
                    <a:xfrm>
                      <a:off x="0" y="0"/>
                      <a:ext cx="1708100" cy="3046511"/>
                    </a:xfrm>
                    <a:prstGeom prst="rect">
                      <a:avLst/>
                    </a:prstGeom>
                    <a:noFill/>
                    <a:ln>
                      <a:noFill/>
                    </a:ln>
                  </pic:spPr>
                </pic:pic>
              </a:graphicData>
            </a:graphic>
          </wp:inline>
        </w:drawing>
      </w:r>
    </w:p>
    <w:p w14:paraId="2E29CC74" w14:textId="02D43F70" w:rsidR="001E646E" w:rsidRPr="006561F9" w:rsidRDefault="00000000">
      <w:pPr>
        <w:pStyle w:val="a3"/>
        <w:jc w:val="center"/>
        <w:rPr>
          <w:rFonts w:eastAsiaTheme="minorEastAsia"/>
        </w:rPr>
      </w:pPr>
      <w:r w:rsidRPr="006561F9">
        <w:lastRenderedPageBreak/>
        <w:t>图</w:t>
      </w:r>
      <w:r w:rsidRPr="006561F9">
        <w:t xml:space="preserve"> </w:t>
      </w:r>
      <w:r w:rsidRPr="006561F9">
        <w:rPr>
          <w:rFonts w:hint="eastAsia"/>
        </w:rPr>
        <w:t xml:space="preserve">1.4.18 </w:t>
      </w:r>
      <w:r w:rsidR="006561F9" w:rsidRPr="006561F9">
        <w:rPr>
          <w:rFonts w:hint="eastAsia"/>
        </w:rPr>
        <w:t>增加打卡记录</w:t>
      </w:r>
      <w:r w:rsidRPr="006561F9">
        <w:rPr>
          <w:rFonts w:hint="eastAsia"/>
        </w:rPr>
        <w:t>活动图</w:t>
      </w:r>
    </w:p>
    <w:p w14:paraId="14955729" w14:textId="418DF623" w:rsidR="001E646E" w:rsidRPr="006561F9" w:rsidRDefault="00000000">
      <w:pPr>
        <w:pStyle w:val="4"/>
        <w:rPr>
          <w:rFonts w:ascii="宋体" w:hAnsi="宋体" w:hint="eastAsia"/>
          <w:szCs w:val="21"/>
        </w:rPr>
      </w:pPr>
      <w:r w:rsidRPr="006561F9">
        <w:rPr>
          <w:rFonts w:ascii="宋体" w:hAnsi="宋体" w:hint="eastAsia"/>
          <w:szCs w:val="21"/>
        </w:rPr>
        <w:t>1</w:t>
      </w:r>
      <w:r w:rsidRPr="006561F9">
        <w:rPr>
          <w:rFonts w:ascii="宋体" w:hAnsi="宋体"/>
          <w:szCs w:val="21"/>
        </w:rPr>
        <w:t>.4.19</w:t>
      </w:r>
      <w:r w:rsidR="006561F9" w:rsidRPr="006561F9">
        <w:rPr>
          <w:rFonts w:ascii="宋体" w:hAnsi="宋体" w:hint="eastAsia"/>
          <w:szCs w:val="21"/>
        </w:rPr>
        <w:t>删除打卡记录</w:t>
      </w:r>
    </w:p>
    <w:p w14:paraId="403D6B47" w14:textId="2E24C50E" w:rsidR="001E646E" w:rsidRPr="006561F9" w:rsidRDefault="00000000">
      <w:pPr>
        <w:pStyle w:val="af2"/>
        <w:ind w:left="360" w:firstLineChars="0" w:firstLine="0"/>
        <w:rPr>
          <w:rFonts w:hint="eastAsia"/>
        </w:rPr>
      </w:pPr>
      <w:r w:rsidRPr="006561F9">
        <w:rPr>
          <w:rFonts w:hint="eastAsia"/>
        </w:rPr>
        <w:t>用例名：</w:t>
      </w:r>
      <w:r w:rsidR="006561F9" w:rsidRPr="006561F9">
        <w:rPr>
          <w:rFonts w:hint="eastAsia"/>
        </w:rPr>
        <w:t>删除打卡记录</w:t>
      </w:r>
    </w:p>
    <w:p w14:paraId="0F496327" w14:textId="158544A3" w:rsidR="001E646E" w:rsidRPr="006561F9" w:rsidRDefault="00000000">
      <w:pPr>
        <w:pStyle w:val="af2"/>
        <w:ind w:left="360" w:firstLineChars="0" w:firstLine="0"/>
        <w:rPr>
          <w:rFonts w:hint="eastAsia"/>
        </w:rPr>
      </w:pPr>
      <w:r w:rsidRPr="006561F9">
        <w:rPr>
          <w:rFonts w:hint="eastAsia"/>
        </w:rPr>
        <w:t>描述：</w:t>
      </w:r>
      <w:r w:rsidR="006561F9" w:rsidRPr="006561F9">
        <w:rPr>
          <w:rFonts w:hint="eastAsia"/>
        </w:rPr>
        <w:t>用户可以删除自己的运动记录</w:t>
      </w:r>
    </w:p>
    <w:p w14:paraId="0D6D9947" w14:textId="10132706" w:rsidR="001E646E" w:rsidRPr="006561F9" w:rsidRDefault="00000000">
      <w:pPr>
        <w:pStyle w:val="af2"/>
        <w:ind w:left="360" w:firstLineChars="0" w:firstLine="0"/>
        <w:rPr>
          <w:rFonts w:hint="eastAsia"/>
        </w:rPr>
      </w:pPr>
      <w:r w:rsidRPr="006561F9">
        <w:rPr>
          <w:rFonts w:hint="eastAsia"/>
        </w:rPr>
        <w:t>参与者：用户</w:t>
      </w:r>
    </w:p>
    <w:p w14:paraId="409DDE8F" w14:textId="5C9990B1" w:rsidR="001E646E" w:rsidRPr="006561F9" w:rsidRDefault="00000000">
      <w:pPr>
        <w:pStyle w:val="af2"/>
        <w:ind w:left="360" w:firstLineChars="0" w:firstLine="0"/>
        <w:rPr>
          <w:rFonts w:hint="eastAsia"/>
        </w:rPr>
      </w:pPr>
      <w:r w:rsidRPr="006561F9">
        <w:rPr>
          <w:rFonts w:hint="eastAsia"/>
        </w:rPr>
        <w:t>前置条件：</w:t>
      </w:r>
      <w:r w:rsidR="006561F9" w:rsidRPr="006561F9">
        <w:rPr>
          <w:rFonts w:hint="eastAsia"/>
        </w:rPr>
        <w:t>用户已在本系统登录且运动记录存在</w:t>
      </w:r>
    </w:p>
    <w:p w14:paraId="75674E0E" w14:textId="3ACBF9EF" w:rsidR="001E646E" w:rsidRPr="006561F9" w:rsidRDefault="00000000" w:rsidP="006561F9">
      <w:pPr>
        <w:pStyle w:val="af2"/>
        <w:ind w:left="360" w:firstLineChars="0" w:firstLine="0"/>
        <w:rPr>
          <w:rFonts w:hint="eastAsia"/>
        </w:rPr>
      </w:pPr>
      <w:r w:rsidRPr="006561F9">
        <w:rPr>
          <w:rFonts w:hint="eastAsia"/>
        </w:rPr>
        <w:t>活动图：</w:t>
      </w:r>
    </w:p>
    <w:p w14:paraId="172A6BD8" w14:textId="3CB804FF" w:rsidR="001E646E" w:rsidRPr="006561F9" w:rsidRDefault="006561F9">
      <w:pPr>
        <w:jc w:val="center"/>
        <w:rPr>
          <w:rFonts w:hint="eastAsia"/>
        </w:rPr>
      </w:pPr>
      <w:r>
        <w:rPr>
          <w:noProof/>
        </w:rPr>
        <w:drawing>
          <wp:inline distT="0" distB="0" distL="114300" distR="114300" wp14:anchorId="7AA48D50" wp14:editId="5ABA9CA8">
            <wp:extent cx="2112963" cy="3374661"/>
            <wp:effectExtent l="0" t="0" r="1905" b="0"/>
            <wp:docPr id="1186882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31"/>
                    <a:stretch>
                      <a:fillRect/>
                    </a:stretch>
                  </pic:blipFill>
                  <pic:spPr>
                    <a:xfrm>
                      <a:off x="0" y="0"/>
                      <a:ext cx="2119352" cy="3384865"/>
                    </a:xfrm>
                    <a:prstGeom prst="rect">
                      <a:avLst/>
                    </a:prstGeom>
                    <a:noFill/>
                    <a:ln>
                      <a:noFill/>
                    </a:ln>
                  </pic:spPr>
                </pic:pic>
              </a:graphicData>
            </a:graphic>
          </wp:inline>
        </w:drawing>
      </w:r>
    </w:p>
    <w:p w14:paraId="51780194" w14:textId="42AEC87E" w:rsidR="001E646E" w:rsidRPr="006561F9" w:rsidRDefault="00000000">
      <w:pPr>
        <w:pStyle w:val="a3"/>
        <w:jc w:val="center"/>
        <w:rPr>
          <w:rFonts w:eastAsiaTheme="minorEastAsia"/>
        </w:rPr>
      </w:pPr>
      <w:r w:rsidRPr="006561F9">
        <w:t>图</w:t>
      </w:r>
      <w:r w:rsidRPr="006561F9">
        <w:t xml:space="preserve"> </w:t>
      </w:r>
      <w:r w:rsidRPr="006561F9">
        <w:rPr>
          <w:rFonts w:hint="eastAsia"/>
        </w:rPr>
        <w:t xml:space="preserve">1.4.19 </w:t>
      </w:r>
      <w:r w:rsidR="006561F9" w:rsidRPr="006561F9">
        <w:rPr>
          <w:rFonts w:hint="eastAsia"/>
        </w:rPr>
        <w:t>删除打卡记录</w:t>
      </w:r>
      <w:r w:rsidRPr="006561F9">
        <w:rPr>
          <w:rFonts w:hint="eastAsia"/>
        </w:rPr>
        <w:t>活动图</w:t>
      </w:r>
      <w:r w:rsidRPr="006561F9">
        <w:rPr>
          <w:rFonts w:hint="eastAsia"/>
        </w:rPr>
        <w:t xml:space="preserve"> </w:t>
      </w:r>
    </w:p>
    <w:p w14:paraId="03E168E1" w14:textId="73FDB6A4" w:rsidR="001E646E" w:rsidRPr="006561F9" w:rsidRDefault="00000000">
      <w:pPr>
        <w:pStyle w:val="4"/>
        <w:rPr>
          <w:rFonts w:ascii="宋体" w:hAnsi="宋体" w:hint="eastAsia"/>
          <w:szCs w:val="21"/>
        </w:rPr>
      </w:pPr>
      <w:r w:rsidRPr="006561F9">
        <w:rPr>
          <w:rFonts w:ascii="宋体" w:hAnsi="宋体" w:hint="eastAsia"/>
          <w:szCs w:val="21"/>
        </w:rPr>
        <w:t>1</w:t>
      </w:r>
      <w:r w:rsidRPr="006561F9">
        <w:rPr>
          <w:rFonts w:ascii="宋体" w:hAnsi="宋体"/>
          <w:szCs w:val="21"/>
        </w:rPr>
        <w:t>.4.20</w:t>
      </w:r>
      <w:r w:rsidR="006561F9" w:rsidRPr="006561F9">
        <w:rPr>
          <w:rFonts w:ascii="宋体" w:hAnsi="宋体" w:hint="eastAsia"/>
          <w:szCs w:val="21"/>
        </w:rPr>
        <w:t>查看打卡记录</w:t>
      </w:r>
    </w:p>
    <w:p w14:paraId="7981389B" w14:textId="231D8302" w:rsidR="001E646E" w:rsidRPr="006561F9" w:rsidRDefault="00000000">
      <w:pPr>
        <w:pStyle w:val="af2"/>
        <w:ind w:left="360" w:firstLineChars="0" w:firstLine="0"/>
        <w:rPr>
          <w:rFonts w:hint="eastAsia"/>
        </w:rPr>
      </w:pPr>
      <w:r w:rsidRPr="006561F9">
        <w:rPr>
          <w:rFonts w:hint="eastAsia"/>
        </w:rPr>
        <w:t>用例名：</w:t>
      </w:r>
      <w:r w:rsidR="006561F9" w:rsidRPr="006561F9">
        <w:rPr>
          <w:rFonts w:hint="eastAsia"/>
        </w:rPr>
        <w:t>查看打卡记录</w:t>
      </w:r>
    </w:p>
    <w:p w14:paraId="6D658D57" w14:textId="460ECEB6" w:rsidR="001E646E" w:rsidRPr="006561F9" w:rsidRDefault="00000000">
      <w:pPr>
        <w:pStyle w:val="af2"/>
        <w:ind w:left="360" w:firstLineChars="0" w:firstLine="0"/>
        <w:rPr>
          <w:rFonts w:hint="eastAsia"/>
        </w:rPr>
      </w:pPr>
      <w:r w:rsidRPr="006561F9">
        <w:rPr>
          <w:rFonts w:hint="eastAsia"/>
        </w:rPr>
        <w:t>描述：</w:t>
      </w:r>
      <w:r w:rsidR="006561F9" w:rsidRPr="006561F9">
        <w:rPr>
          <w:rFonts w:hint="eastAsia"/>
        </w:rPr>
        <w:t>用户可以查看自己所有的运动记录</w:t>
      </w:r>
    </w:p>
    <w:p w14:paraId="6BEC2655" w14:textId="3E37A956" w:rsidR="001E646E" w:rsidRPr="006561F9" w:rsidRDefault="00000000">
      <w:pPr>
        <w:pStyle w:val="af2"/>
        <w:ind w:left="360" w:firstLineChars="0" w:firstLine="0"/>
        <w:rPr>
          <w:rFonts w:hint="eastAsia"/>
        </w:rPr>
      </w:pPr>
      <w:r w:rsidRPr="006561F9">
        <w:rPr>
          <w:rFonts w:hint="eastAsia"/>
        </w:rPr>
        <w:t>参与者：用户</w:t>
      </w:r>
    </w:p>
    <w:p w14:paraId="5D878217" w14:textId="77777777" w:rsidR="001E646E" w:rsidRPr="006561F9" w:rsidRDefault="00000000">
      <w:pPr>
        <w:pStyle w:val="af2"/>
        <w:ind w:left="360" w:firstLineChars="0" w:firstLine="0"/>
        <w:rPr>
          <w:rFonts w:hint="eastAsia"/>
        </w:rPr>
      </w:pPr>
      <w:r w:rsidRPr="006561F9">
        <w:rPr>
          <w:rFonts w:hint="eastAsia"/>
        </w:rPr>
        <w:t>前置条件：用户已在本系统登录</w:t>
      </w:r>
    </w:p>
    <w:p w14:paraId="329685E5" w14:textId="77777777" w:rsidR="001E646E" w:rsidRPr="006561F9" w:rsidRDefault="00000000">
      <w:pPr>
        <w:pStyle w:val="af2"/>
        <w:ind w:left="360" w:firstLineChars="0" w:firstLine="0"/>
        <w:rPr>
          <w:rFonts w:hint="eastAsia"/>
        </w:rPr>
      </w:pPr>
      <w:r w:rsidRPr="006561F9">
        <w:rPr>
          <w:rFonts w:hint="eastAsia"/>
        </w:rPr>
        <w:t>活动图：</w:t>
      </w:r>
    </w:p>
    <w:p w14:paraId="539B7E5A" w14:textId="77777777" w:rsidR="001E646E" w:rsidRPr="006561F9" w:rsidRDefault="001E646E">
      <w:pPr>
        <w:rPr>
          <w:rFonts w:hint="eastAsia"/>
        </w:rPr>
      </w:pPr>
    </w:p>
    <w:p w14:paraId="0F4B2C93" w14:textId="05C666BC" w:rsidR="001E646E" w:rsidRPr="006561F9" w:rsidRDefault="006561F9">
      <w:pPr>
        <w:jc w:val="center"/>
        <w:rPr>
          <w:rFonts w:hint="eastAsia"/>
        </w:rPr>
      </w:pPr>
      <w:r>
        <w:rPr>
          <w:noProof/>
        </w:rPr>
        <w:lastRenderedPageBreak/>
        <w:drawing>
          <wp:inline distT="0" distB="0" distL="114300" distR="114300" wp14:anchorId="275FF019" wp14:editId="268AB298">
            <wp:extent cx="4102735" cy="3261995"/>
            <wp:effectExtent l="0" t="0" r="12065" b="190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32"/>
                    <a:stretch>
                      <a:fillRect/>
                    </a:stretch>
                  </pic:blipFill>
                  <pic:spPr>
                    <a:xfrm>
                      <a:off x="0" y="0"/>
                      <a:ext cx="4102735" cy="3261995"/>
                    </a:xfrm>
                    <a:prstGeom prst="rect">
                      <a:avLst/>
                    </a:prstGeom>
                    <a:noFill/>
                    <a:ln>
                      <a:noFill/>
                    </a:ln>
                  </pic:spPr>
                </pic:pic>
              </a:graphicData>
            </a:graphic>
          </wp:inline>
        </w:drawing>
      </w:r>
    </w:p>
    <w:p w14:paraId="51F9A9C4" w14:textId="3819EF9D" w:rsidR="001E646E" w:rsidRPr="006561F9" w:rsidRDefault="00000000">
      <w:pPr>
        <w:pStyle w:val="a3"/>
        <w:jc w:val="center"/>
        <w:rPr>
          <w:rFonts w:eastAsiaTheme="minorEastAsia"/>
        </w:rPr>
      </w:pPr>
      <w:r w:rsidRPr="006561F9">
        <w:t>图</w:t>
      </w:r>
      <w:r w:rsidRPr="006561F9">
        <w:t xml:space="preserve"> </w:t>
      </w:r>
      <w:r w:rsidRPr="006561F9">
        <w:rPr>
          <w:rFonts w:hint="eastAsia"/>
        </w:rPr>
        <w:t xml:space="preserve">1.4.20 </w:t>
      </w:r>
      <w:r w:rsidRPr="006561F9">
        <w:rPr>
          <w:rFonts w:hint="eastAsia"/>
        </w:rPr>
        <w:t>删除主题帖活动图</w:t>
      </w:r>
    </w:p>
    <w:p w14:paraId="71F29E0A" w14:textId="6C685AE9" w:rsidR="001E646E" w:rsidRPr="006561F9" w:rsidRDefault="00000000">
      <w:pPr>
        <w:pStyle w:val="4"/>
        <w:rPr>
          <w:rFonts w:ascii="宋体" w:hAnsi="宋体" w:hint="eastAsia"/>
          <w:szCs w:val="21"/>
        </w:rPr>
      </w:pPr>
      <w:r w:rsidRPr="006561F9">
        <w:rPr>
          <w:rFonts w:ascii="宋体" w:hAnsi="宋体" w:hint="eastAsia"/>
          <w:szCs w:val="21"/>
        </w:rPr>
        <w:t>1</w:t>
      </w:r>
      <w:r w:rsidRPr="006561F9">
        <w:rPr>
          <w:rFonts w:ascii="宋体" w:hAnsi="宋体"/>
          <w:szCs w:val="21"/>
        </w:rPr>
        <w:t>.4.21</w:t>
      </w:r>
      <w:r w:rsidR="006561F9" w:rsidRPr="006561F9">
        <w:rPr>
          <w:rFonts w:ascii="宋体" w:hAnsi="宋体" w:hint="eastAsia"/>
          <w:szCs w:val="21"/>
        </w:rPr>
        <w:t>按照日期查询打卡记录</w:t>
      </w:r>
    </w:p>
    <w:p w14:paraId="03A5DDAC" w14:textId="08D9B74F" w:rsidR="001E646E" w:rsidRPr="006561F9" w:rsidRDefault="00000000">
      <w:pPr>
        <w:pStyle w:val="af2"/>
        <w:ind w:left="360" w:firstLineChars="0" w:firstLine="0"/>
        <w:rPr>
          <w:rFonts w:hint="eastAsia"/>
        </w:rPr>
      </w:pPr>
      <w:r w:rsidRPr="006561F9">
        <w:rPr>
          <w:rFonts w:hint="eastAsia"/>
        </w:rPr>
        <w:t>用例名：</w:t>
      </w:r>
      <w:r w:rsidR="006561F9" w:rsidRPr="006561F9">
        <w:rPr>
          <w:rFonts w:hint="eastAsia"/>
        </w:rPr>
        <w:t>按照日期查询打卡记录</w:t>
      </w:r>
    </w:p>
    <w:p w14:paraId="0D35C2AA" w14:textId="32B06314" w:rsidR="001E646E" w:rsidRPr="006561F9" w:rsidRDefault="00000000">
      <w:pPr>
        <w:pStyle w:val="af2"/>
        <w:ind w:left="360" w:firstLineChars="0" w:firstLine="0"/>
        <w:rPr>
          <w:rFonts w:hint="eastAsia"/>
        </w:rPr>
      </w:pPr>
      <w:r w:rsidRPr="006561F9">
        <w:rPr>
          <w:rFonts w:hint="eastAsia"/>
        </w:rPr>
        <w:t>描述：</w:t>
      </w:r>
      <w:r w:rsidR="006561F9" w:rsidRPr="006561F9">
        <w:rPr>
          <w:rFonts w:hint="eastAsia"/>
        </w:rPr>
        <w:t>用户可按日期筛选打卡记录</w:t>
      </w:r>
    </w:p>
    <w:p w14:paraId="6279A98E" w14:textId="62806820" w:rsidR="001E646E" w:rsidRPr="006561F9" w:rsidRDefault="00000000">
      <w:pPr>
        <w:pStyle w:val="af2"/>
        <w:ind w:left="360" w:firstLineChars="0" w:firstLine="0"/>
        <w:rPr>
          <w:rFonts w:hint="eastAsia"/>
        </w:rPr>
      </w:pPr>
      <w:r w:rsidRPr="006561F9">
        <w:rPr>
          <w:rFonts w:hint="eastAsia"/>
        </w:rPr>
        <w:t>参与者：</w:t>
      </w:r>
      <w:r w:rsidR="006561F9">
        <w:rPr>
          <w:rFonts w:hint="eastAsia"/>
        </w:rPr>
        <w:t>用户</w:t>
      </w:r>
    </w:p>
    <w:p w14:paraId="706A9675" w14:textId="323CCA8A" w:rsidR="001E646E" w:rsidRPr="006561F9" w:rsidRDefault="00000000">
      <w:pPr>
        <w:pStyle w:val="af2"/>
        <w:ind w:left="360" w:firstLineChars="0" w:firstLine="0"/>
        <w:rPr>
          <w:rFonts w:hint="eastAsia"/>
        </w:rPr>
      </w:pPr>
      <w:r w:rsidRPr="006561F9">
        <w:rPr>
          <w:rFonts w:hint="eastAsia"/>
        </w:rPr>
        <w:t>前置条件：</w:t>
      </w:r>
      <w:r w:rsidR="006561F9" w:rsidRPr="006561F9">
        <w:rPr>
          <w:rFonts w:hint="eastAsia"/>
        </w:rPr>
        <w:t>用户已在本系统登录</w:t>
      </w:r>
    </w:p>
    <w:p w14:paraId="441AF998" w14:textId="77777777" w:rsidR="001E646E" w:rsidRPr="006561F9" w:rsidRDefault="00000000">
      <w:pPr>
        <w:pStyle w:val="af2"/>
        <w:ind w:left="360" w:firstLineChars="0" w:firstLine="0"/>
        <w:rPr>
          <w:rFonts w:hint="eastAsia"/>
        </w:rPr>
      </w:pPr>
      <w:r w:rsidRPr="006561F9">
        <w:rPr>
          <w:rFonts w:hint="eastAsia"/>
        </w:rPr>
        <w:t>活动图：</w:t>
      </w:r>
    </w:p>
    <w:p w14:paraId="59E6160E" w14:textId="77777777" w:rsidR="001E646E" w:rsidRPr="006561F9" w:rsidRDefault="001E646E">
      <w:pPr>
        <w:rPr>
          <w:rFonts w:hint="eastAsia"/>
        </w:rPr>
      </w:pPr>
    </w:p>
    <w:p w14:paraId="6AE90F1E" w14:textId="78A3993B" w:rsidR="001E646E" w:rsidRPr="006561F9" w:rsidRDefault="006561F9">
      <w:pPr>
        <w:jc w:val="center"/>
        <w:rPr>
          <w:rFonts w:hint="eastAsia"/>
        </w:rPr>
      </w:pPr>
      <w:r>
        <w:rPr>
          <w:noProof/>
        </w:rPr>
        <w:lastRenderedPageBreak/>
        <w:drawing>
          <wp:inline distT="0" distB="0" distL="114300" distR="114300" wp14:anchorId="373A58DB" wp14:editId="546F9D1A">
            <wp:extent cx="3065145" cy="3481705"/>
            <wp:effectExtent l="0" t="0" r="8255" b="1079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33"/>
                    <a:stretch>
                      <a:fillRect/>
                    </a:stretch>
                  </pic:blipFill>
                  <pic:spPr>
                    <a:xfrm>
                      <a:off x="0" y="0"/>
                      <a:ext cx="3065145" cy="3481705"/>
                    </a:xfrm>
                    <a:prstGeom prst="rect">
                      <a:avLst/>
                    </a:prstGeom>
                    <a:noFill/>
                    <a:ln>
                      <a:noFill/>
                    </a:ln>
                  </pic:spPr>
                </pic:pic>
              </a:graphicData>
            </a:graphic>
          </wp:inline>
        </w:drawing>
      </w:r>
    </w:p>
    <w:p w14:paraId="10840EBD" w14:textId="332080DC" w:rsidR="00B06B6C" w:rsidRPr="006561F9" w:rsidRDefault="00000000" w:rsidP="009A31DB">
      <w:pPr>
        <w:pStyle w:val="a3"/>
        <w:jc w:val="center"/>
      </w:pPr>
      <w:r w:rsidRPr="006561F9">
        <w:t>图</w:t>
      </w:r>
      <w:r w:rsidRPr="006561F9">
        <w:t xml:space="preserve"> </w:t>
      </w:r>
      <w:r w:rsidRPr="006561F9">
        <w:rPr>
          <w:rFonts w:hint="eastAsia"/>
        </w:rPr>
        <w:t xml:space="preserve">1.4.21 </w:t>
      </w:r>
      <w:r w:rsidR="006561F9" w:rsidRPr="006561F9">
        <w:rPr>
          <w:rFonts w:hint="eastAsia"/>
        </w:rPr>
        <w:t>按照日期查询打卡记录</w:t>
      </w:r>
      <w:r w:rsidRPr="006561F9">
        <w:rPr>
          <w:rFonts w:hint="eastAsia"/>
        </w:rPr>
        <w:t>活动图</w:t>
      </w:r>
    </w:p>
    <w:p w14:paraId="3B4461F8" w14:textId="594D4B02" w:rsidR="001E646E" w:rsidRPr="006561F9" w:rsidRDefault="00000000">
      <w:pPr>
        <w:pStyle w:val="4"/>
        <w:rPr>
          <w:rFonts w:ascii="宋体" w:hAnsi="宋体" w:hint="eastAsia"/>
          <w:szCs w:val="21"/>
        </w:rPr>
      </w:pPr>
      <w:r w:rsidRPr="006561F9">
        <w:rPr>
          <w:rFonts w:ascii="宋体" w:hAnsi="宋体" w:hint="eastAsia"/>
          <w:szCs w:val="21"/>
        </w:rPr>
        <w:t>1</w:t>
      </w:r>
      <w:r w:rsidRPr="006561F9">
        <w:rPr>
          <w:rFonts w:ascii="宋体" w:hAnsi="宋体"/>
          <w:szCs w:val="21"/>
        </w:rPr>
        <w:t>.4.22</w:t>
      </w:r>
      <w:r w:rsidR="00FD5C59" w:rsidRPr="00FD5C59">
        <w:rPr>
          <w:rFonts w:ascii="宋体" w:hAnsi="宋体" w:hint="eastAsia"/>
          <w:szCs w:val="21"/>
        </w:rPr>
        <w:t>发表帖子</w:t>
      </w:r>
    </w:p>
    <w:p w14:paraId="35B0A618" w14:textId="77777777" w:rsidR="00FD5C59" w:rsidRDefault="00FD5C59" w:rsidP="00FD5C59">
      <w:pPr>
        <w:ind w:leftChars="200" w:left="420"/>
        <w:rPr>
          <w:rFonts w:hint="eastAsia"/>
        </w:rPr>
      </w:pPr>
      <w:r>
        <w:rPr>
          <w:rFonts w:hint="eastAsia"/>
        </w:rPr>
        <w:t>用例名：发表帖子</w:t>
      </w:r>
    </w:p>
    <w:p w14:paraId="54E0BD8F" w14:textId="77777777" w:rsidR="00FD5C59" w:rsidRDefault="00FD5C59" w:rsidP="00FD5C59">
      <w:pPr>
        <w:ind w:leftChars="200" w:left="420"/>
        <w:rPr>
          <w:rFonts w:hint="eastAsia"/>
        </w:rPr>
      </w:pPr>
      <w:r>
        <w:rPr>
          <w:rFonts w:hint="eastAsia"/>
        </w:rPr>
        <w:t>描述：用户撰写并发表帖子，管理员可无需审核直接发布，其他用户需要审核</w:t>
      </w:r>
    </w:p>
    <w:p w14:paraId="4CD504CB" w14:textId="77777777" w:rsidR="00FD5C59" w:rsidRDefault="00FD5C59" w:rsidP="00FD5C59">
      <w:pPr>
        <w:ind w:leftChars="200" w:left="420"/>
        <w:rPr>
          <w:rFonts w:hint="eastAsia"/>
        </w:rPr>
      </w:pPr>
      <w:r>
        <w:rPr>
          <w:rFonts w:hint="eastAsia"/>
        </w:rPr>
        <w:t>参与者：用户、管理员</w:t>
      </w:r>
    </w:p>
    <w:p w14:paraId="2325C487" w14:textId="77777777" w:rsidR="00FD5C59" w:rsidRDefault="00FD5C59" w:rsidP="00FD5C59">
      <w:pPr>
        <w:ind w:leftChars="200" w:left="420"/>
        <w:rPr>
          <w:rFonts w:hint="eastAsia"/>
        </w:rPr>
      </w:pPr>
      <w:r>
        <w:rPr>
          <w:rFonts w:hint="eastAsia"/>
        </w:rPr>
        <w:t>前置条件：用户已在本系统登录</w:t>
      </w:r>
    </w:p>
    <w:p w14:paraId="0089C229" w14:textId="7AF12E47" w:rsidR="001E646E" w:rsidRPr="006561F9" w:rsidRDefault="00FD5C59" w:rsidP="00FD5C59">
      <w:pPr>
        <w:ind w:leftChars="200" w:left="420"/>
        <w:rPr>
          <w:rFonts w:hint="eastAsia"/>
        </w:rPr>
      </w:pPr>
      <w:r>
        <w:rPr>
          <w:rFonts w:hint="eastAsia"/>
        </w:rPr>
        <w:t>活动图：</w:t>
      </w:r>
    </w:p>
    <w:p w14:paraId="3FEA40EA" w14:textId="3C1C607C" w:rsidR="001E646E" w:rsidRPr="006561F9" w:rsidRDefault="00FD5C59">
      <w:pPr>
        <w:jc w:val="center"/>
        <w:rPr>
          <w:rFonts w:hint="eastAsia"/>
        </w:rPr>
      </w:pPr>
      <w:r>
        <w:rPr>
          <w:noProof/>
        </w:rPr>
        <w:lastRenderedPageBreak/>
        <w:drawing>
          <wp:inline distT="0" distB="0" distL="114300" distR="114300" wp14:anchorId="27AE3B2E" wp14:editId="62212E26">
            <wp:extent cx="5266690" cy="4082415"/>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stretch>
                      <a:fillRect/>
                    </a:stretch>
                  </pic:blipFill>
                  <pic:spPr>
                    <a:xfrm>
                      <a:off x="0" y="0"/>
                      <a:ext cx="5266690" cy="4082415"/>
                    </a:xfrm>
                    <a:prstGeom prst="rect">
                      <a:avLst/>
                    </a:prstGeom>
                    <a:noFill/>
                    <a:ln>
                      <a:noFill/>
                    </a:ln>
                  </pic:spPr>
                </pic:pic>
              </a:graphicData>
            </a:graphic>
          </wp:inline>
        </w:drawing>
      </w:r>
    </w:p>
    <w:p w14:paraId="18C91652" w14:textId="77777777" w:rsidR="001E646E" w:rsidRPr="006561F9" w:rsidRDefault="00000000">
      <w:pPr>
        <w:pStyle w:val="a3"/>
        <w:jc w:val="center"/>
        <w:rPr>
          <w:rFonts w:eastAsiaTheme="minorEastAsia"/>
        </w:rPr>
      </w:pPr>
      <w:r w:rsidRPr="006561F9">
        <w:t>图</w:t>
      </w:r>
      <w:r w:rsidRPr="006561F9">
        <w:t xml:space="preserve"> </w:t>
      </w:r>
      <w:r w:rsidRPr="006561F9">
        <w:rPr>
          <w:rFonts w:hint="eastAsia"/>
        </w:rPr>
        <w:t xml:space="preserve">1.4.22 </w:t>
      </w:r>
      <w:r w:rsidRPr="006561F9">
        <w:rPr>
          <w:rFonts w:hint="eastAsia"/>
        </w:rPr>
        <w:t>发表评论活动图</w:t>
      </w:r>
    </w:p>
    <w:p w14:paraId="756A0766" w14:textId="64DB41FB" w:rsidR="001E646E" w:rsidRPr="006561F9" w:rsidRDefault="00000000">
      <w:pPr>
        <w:pStyle w:val="4"/>
        <w:rPr>
          <w:rFonts w:ascii="宋体" w:hAnsi="宋体" w:hint="eastAsia"/>
          <w:szCs w:val="21"/>
        </w:rPr>
      </w:pPr>
      <w:r w:rsidRPr="006561F9">
        <w:rPr>
          <w:rFonts w:ascii="宋体" w:hAnsi="宋体" w:hint="eastAsia"/>
          <w:szCs w:val="21"/>
        </w:rPr>
        <w:t>1</w:t>
      </w:r>
      <w:r w:rsidRPr="006561F9">
        <w:rPr>
          <w:rFonts w:ascii="宋体" w:hAnsi="宋体"/>
          <w:szCs w:val="21"/>
        </w:rPr>
        <w:t>.4.2</w:t>
      </w:r>
      <w:r w:rsidR="00FD5C59">
        <w:rPr>
          <w:rFonts w:ascii="宋体" w:hAnsi="宋体" w:hint="eastAsia"/>
          <w:szCs w:val="21"/>
        </w:rPr>
        <w:t>3</w:t>
      </w:r>
      <w:r w:rsidR="00FD5C59" w:rsidRPr="00FD5C59">
        <w:rPr>
          <w:rFonts w:ascii="宋体" w:hAnsi="宋体" w:hint="eastAsia"/>
          <w:szCs w:val="21"/>
        </w:rPr>
        <w:t>删除帖子</w:t>
      </w:r>
    </w:p>
    <w:p w14:paraId="045B18AE" w14:textId="77777777" w:rsidR="00FD5C59" w:rsidRDefault="00FD5C59" w:rsidP="00FD5C59">
      <w:pPr>
        <w:ind w:firstLine="360"/>
        <w:rPr>
          <w:rFonts w:hint="eastAsia"/>
        </w:rPr>
      </w:pPr>
      <w:r>
        <w:rPr>
          <w:rFonts w:hint="eastAsia"/>
        </w:rPr>
        <w:t>用例名：删除帖子</w:t>
      </w:r>
    </w:p>
    <w:p w14:paraId="35CE75D9" w14:textId="77777777" w:rsidR="00FD5C59" w:rsidRDefault="00FD5C59" w:rsidP="00FD5C59">
      <w:pPr>
        <w:ind w:firstLine="360"/>
        <w:rPr>
          <w:rFonts w:hint="eastAsia"/>
        </w:rPr>
      </w:pPr>
      <w:r>
        <w:rPr>
          <w:rFonts w:hint="eastAsia"/>
        </w:rPr>
        <w:t>描述：管理员可删除任意帖子，其他用户只可以删除自己的帖子</w:t>
      </w:r>
    </w:p>
    <w:p w14:paraId="4C8BC6DF" w14:textId="77777777" w:rsidR="00FD5C59" w:rsidRDefault="00FD5C59" w:rsidP="00FD5C59">
      <w:pPr>
        <w:ind w:firstLine="360"/>
        <w:rPr>
          <w:rFonts w:hint="eastAsia"/>
        </w:rPr>
      </w:pPr>
      <w:r>
        <w:rPr>
          <w:rFonts w:hint="eastAsia"/>
        </w:rPr>
        <w:t>参与者：用户、管理员</w:t>
      </w:r>
    </w:p>
    <w:p w14:paraId="295925F7" w14:textId="77777777" w:rsidR="00FD5C59" w:rsidRDefault="00FD5C59" w:rsidP="00FD5C59">
      <w:pPr>
        <w:ind w:firstLine="360"/>
        <w:rPr>
          <w:rFonts w:hint="eastAsia"/>
        </w:rPr>
      </w:pPr>
      <w:r>
        <w:rPr>
          <w:rFonts w:hint="eastAsia"/>
        </w:rPr>
        <w:t>前置条件：用户已在本系统登录</w:t>
      </w:r>
    </w:p>
    <w:p w14:paraId="6015BB1C" w14:textId="1EA09946" w:rsidR="001E646E" w:rsidRPr="006561F9" w:rsidRDefault="00FD5C59" w:rsidP="00FD5C59">
      <w:pPr>
        <w:pStyle w:val="af2"/>
        <w:ind w:left="360" w:firstLineChars="0" w:firstLine="0"/>
        <w:rPr>
          <w:rFonts w:hint="eastAsia"/>
        </w:rPr>
      </w:pPr>
      <w:r>
        <w:rPr>
          <w:rFonts w:hint="eastAsia"/>
        </w:rPr>
        <w:t>活动图：</w:t>
      </w:r>
    </w:p>
    <w:p w14:paraId="3CB80AE5" w14:textId="6544BEAA" w:rsidR="001E646E" w:rsidRPr="006561F9" w:rsidRDefault="00FD5C59">
      <w:pPr>
        <w:jc w:val="center"/>
        <w:rPr>
          <w:rFonts w:hint="eastAsia"/>
        </w:rPr>
      </w:pPr>
      <w:r>
        <w:rPr>
          <w:noProof/>
        </w:rPr>
        <w:lastRenderedPageBreak/>
        <w:drawing>
          <wp:inline distT="0" distB="0" distL="114300" distR="114300" wp14:anchorId="1953612B" wp14:editId="2EC36731">
            <wp:extent cx="5267325" cy="3784600"/>
            <wp:effectExtent l="0" t="0" r="571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5"/>
                    <a:stretch>
                      <a:fillRect/>
                    </a:stretch>
                  </pic:blipFill>
                  <pic:spPr>
                    <a:xfrm>
                      <a:off x="0" y="0"/>
                      <a:ext cx="5267325" cy="3784600"/>
                    </a:xfrm>
                    <a:prstGeom prst="rect">
                      <a:avLst/>
                    </a:prstGeom>
                    <a:noFill/>
                    <a:ln>
                      <a:noFill/>
                    </a:ln>
                  </pic:spPr>
                </pic:pic>
              </a:graphicData>
            </a:graphic>
          </wp:inline>
        </w:drawing>
      </w:r>
    </w:p>
    <w:p w14:paraId="7B86D857" w14:textId="6396B7F8" w:rsidR="001E646E" w:rsidRPr="006561F9" w:rsidRDefault="00000000">
      <w:pPr>
        <w:pStyle w:val="a3"/>
        <w:jc w:val="center"/>
        <w:rPr>
          <w:rFonts w:eastAsiaTheme="minorEastAsia"/>
        </w:rPr>
      </w:pPr>
      <w:r w:rsidRPr="006561F9">
        <w:t>图</w:t>
      </w:r>
      <w:r w:rsidRPr="006561F9">
        <w:t xml:space="preserve"> </w:t>
      </w:r>
      <w:r w:rsidRPr="006561F9">
        <w:rPr>
          <w:rFonts w:hint="eastAsia"/>
        </w:rPr>
        <w:t xml:space="preserve">1.4.23 </w:t>
      </w:r>
      <w:r w:rsidR="00FD5C59">
        <w:rPr>
          <w:rFonts w:hint="eastAsia"/>
        </w:rPr>
        <w:t>删除帖子</w:t>
      </w:r>
      <w:r w:rsidRPr="006561F9">
        <w:rPr>
          <w:rFonts w:hint="eastAsia"/>
        </w:rPr>
        <w:t>活动图</w:t>
      </w:r>
    </w:p>
    <w:p w14:paraId="7F268A0C" w14:textId="4E51AE8D" w:rsidR="001E646E" w:rsidRPr="006561F9" w:rsidRDefault="00000000">
      <w:pPr>
        <w:pStyle w:val="4"/>
        <w:rPr>
          <w:rFonts w:ascii="宋体" w:hAnsi="宋体" w:hint="eastAsia"/>
          <w:szCs w:val="21"/>
        </w:rPr>
      </w:pPr>
      <w:r w:rsidRPr="006561F9">
        <w:rPr>
          <w:rFonts w:ascii="宋体" w:hAnsi="宋体" w:hint="eastAsia"/>
          <w:szCs w:val="21"/>
        </w:rPr>
        <w:t>1</w:t>
      </w:r>
      <w:r w:rsidRPr="006561F9">
        <w:rPr>
          <w:rFonts w:ascii="宋体" w:hAnsi="宋体"/>
          <w:szCs w:val="21"/>
        </w:rPr>
        <w:t>.4.2</w:t>
      </w:r>
      <w:r w:rsidRPr="006561F9">
        <w:rPr>
          <w:rFonts w:ascii="宋体" w:hAnsi="宋体" w:hint="eastAsia"/>
          <w:szCs w:val="21"/>
        </w:rPr>
        <w:t>4</w:t>
      </w:r>
      <w:r w:rsidR="00A23937" w:rsidRPr="00A23937">
        <w:rPr>
          <w:rFonts w:ascii="宋体" w:hAnsi="宋体" w:hint="eastAsia"/>
          <w:szCs w:val="21"/>
        </w:rPr>
        <w:t>审核帖子</w:t>
      </w:r>
    </w:p>
    <w:p w14:paraId="3FD785DB" w14:textId="77777777" w:rsidR="00A23937" w:rsidRDefault="00A23937" w:rsidP="00A23937">
      <w:pPr>
        <w:ind w:firstLine="360"/>
        <w:rPr>
          <w:rFonts w:hint="eastAsia"/>
        </w:rPr>
      </w:pPr>
      <w:r>
        <w:rPr>
          <w:rFonts w:hint="eastAsia"/>
        </w:rPr>
        <w:t>用例名：审核帖子</w:t>
      </w:r>
    </w:p>
    <w:p w14:paraId="4A36E71E" w14:textId="77777777" w:rsidR="00A23937" w:rsidRDefault="00A23937" w:rsidP="00A23937">
      <w:pPr>
        <w:pStyle w:val="af2"/>
        <w:ind w:left="360" w:firstLineChars="0" w:firstLine="0"/>
        <w:rPr>
          <w:rFonts w:hint="eastAsia"/>
        </w:rPr>
      </w:pPr>
      <w:r>
        <w:rPr>
          <w:rFonts w:hint="eastAsia"/>
        </w:rPr>
        <w:t>描述：管理员需要对非管理员用户发布的帖子进行审核，审核通过则可以成功发布，否则发布失败。</w:t>
      </w:r>
    </w:p>
    <w:p w14:paraId="374D4B75" w14:textId="77777777" w:rsidR="00A23937" w:rsidRDefault="00A23937" w:rsidP="00A23937">
      <w:pPr>
        <w:ind w:firstLine="360"/>
        <w:rPr>
          <w:rFonts w:hint="eastAsia"/>
        </w:rPr>
      </w:pPr>
      <w:r>
        <w:rPr>
          <w:rFonts w:hint="eastAsia"/>
        </w:rPr>
        <w:t>参与者：管理员</w:t>
      </w:r>
    </w:p>
    <w:p w14:paraId="4B4BDE6E" w14:textId="77777777" w:rsidR="00A23937" w:rsidRDefault="00A23937" w:rsidP="00A23937">
      <w:pPr>
        <w:pStyle w:val="af2"/>
        <w:ind w:left="360" w:firstLineChars="0" w:firstLine="0"/>
        <w:rPr>
          <w:rFonts w:hint="eastAsia"/>
        </w:rPr>
      </w:pPr>
      <w:r>
        <w:rPr>
          <w:rFonts w:hint="eastAsia"/>
        </w:rPr>
        <w:t>前置条件：用户已在本系统登录且发布了帖子</w:t>
      </w:r>
    </w:p>
    <w:p w14:paraId="768D7098" w14:textId="5937EB40" w:rsidR="001E646E" w:rsidRPr="006561F9" w:rsidRDefault="00000000" w:rsidP="00A23937">
      <w:pPr>
        <w:pStyle w:val="af2"/>
        <w:ind w:left="360" w:firstLineChars="0" w:firstLine="0"/>
        <w:rPr>
          <w:rFonts w:hint="eastAsia"/>
        </w:rPr>
      </w:pPr>
      <w:r w:rsidRPr="006561F9">
        <w:rPr>
          <w:rFonts w:hint="eastAsia"/>
        </w:rPr>
        <w:t>活动图：</w:t>
      </w:r>
    </w:p>
    <w:p w14:paraId="2B256EE1" w14:textId="5148DFC0" w:rsidR="001E646E" w:rsidRPr="006561F9" w:rsidRDefault="00A23937">
      <w:pPr>
        <w:jc w:val="center"/>
        <w:rPr>
          <w:rFonts w:hint="eastAsia"/>
        </w:rPr>
      </w:pPr>
      <w:r>
        <w:rPr>
          <w:noProof/>
        </w:rPr>
        <w:lastRenderedPageBreak/>
        <w:drawing>
          <wp:inline distT="0" distB="0" distL="114300" distR="114300" wp14:anchorId="73BC98FF" wp14:editId="25465D15">
            <wp:extent cx="5267325" cy="3756660"/>
            <wp:effectExtent l="0" t="0" r="5715" b="7620"/>
            <wp:docPr id="1502059204" name="图片 1502059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6"/>
                    <a:stretch>
                      <a:fillRect/>
                    </a:stretch>
                  </pic:blipFill>
                  <pic:spPr>
                    <a:xfrm>
                      <a:off x="0" y="0"/>
                      <a:ext cx="5267325" cy="3756660"/>
                    </a:xfrm>
                    <a:prstGeom prst="rect">
                      <a:avLst/>
                    </a:prstGeom>
                    <a:noFill/>
                    <a:ln>
                      <a:noFill/>
                    </a:ln>
                  </pic:spPr>
                </pic:pic>
              </a:graphicData>
            </a:graphic>
          </wp:inline>
        </w:drawing>
      </w:r>
    </w:p>
    <w:p w14:paraId="561B8AB9" w14:textId="19BC5177" w:rsidR="001E646E" w:rsidRPr="006561F9" w:rsidRDefault="00000000">
      <w:pPr>
        <w:pStyle w:val="a3"/>
        <w:jc w:val="center"/>
        <w:rPr>
          <w:rFonts w:eastAsiaTheme="minorEastAsia"/>
        </w:rPr>
      </w:pPr>
      <w:r w:rsidRPr="006561F9">
        <w:t>图</w:t>
      </w:r>
      <w:r w:rsidRPr="006561F9">
        <w:t xml:space="preserve"> </w:t>
      </w:r>
      <w:r w:rsidRPr="006561F9">
        <w:rPr>
          <w:rFonts w:hint="eastAsia"/>
        </w:rPr>
        <w:t xml:space="preserve">1.4.24 </w:t>
      </w:r>
      <w:r w:rsidR="00A23937" w:rsidRPr="00A23937">
        <w:rPr>
          <w:rFonts w:hint="eastAsia"/>
        </w:rPr>
        <w:t>审核帖子</w:t>
      </w:r>
      <w:r w:rsidRPr="006561F9">
        <w:rPr>
          <w:rFonts w:hint="eastAsia"/>
        </w:rPr>
        <w:t>活动图</w:t>
      </w:r>
    </w:p>
    <w:p w14:paraId="79A5C501" w14:textId="2D87287D" w:rsidR="001E646E" w:rsidRPr="006561F9" w:rsidRDefault="00000000">
      <w:pPr>
        <w:pStyle w:val="4"/>
        <w:rPr>
          <w:rFonts w:ascii="宋体" w:hAnsi="宋体" w:hint="eastAsia"/>
          <w:szCs w:val="21"/>
        </w:rPr>
      </w:pPr>
      <w:r w:rsidRPr="006561F9">
        <w:rPr>
          <w:rFonts w:ascii="宋体" w:hAnsi="宋体" w:hint="eastAsia"/>
          <w:szCs w:val="21"/>
        </w:rPr>
        <w:t>1</w:t>
      </w:r>
      <w:r w:rsidRPr="006561F9">
        <w:rPr>
          <w:rFonts w:ascii="宋体" w:hAnsi="宋体"/>
          <w:szCs w:val="21"/>
        </w:rPr>
        <w:t>.4.2</w:t>
      </w:r>
      <w:r w:rsidRPr="006561F9">
        <w:rPr>
          <w:rFonts w:ascii="宋体" w:hAnsi="宋体" w:hint="eastAsia"/>
          <w:szCs w:val="21"/>
        </w:rPr>
        <w:t>5</w:t>
      </w:r>
      <w:r w:rsidR="00A23937" w:rsidRPr="00A23937">
        <w:rPr>
          <w:rFonts w:ascii="宋体" w:hAnsi="宋体" w:hint="eastAsia"/>
          <w:szCs w:val="21"/>
        </w:rPr>
        <w:t>查看主题帖</w:t>
      </w:r>
    </w:p>
    <w:p w14:paraId="236112CA" w14:textId="77777777" w:rsidR="00A23937" w:rsidRDefault="00A23937" w:rsidP="00A23937">
      <w:pPr>
        <w:ind w:firstLine="360"/>
        <w:rPr>
          <w:rFonts w:hint="eastAsia"/>
        </w:rPr>
      </w:pPr>
      <w:r>
        <w:rPr>
          <w:rFonts w:hint="eastAsia"/>
        </w:rPr>
        <w:t>用例名：查看主题帖</w:t>
      </w:r>
    </w:p>
    <w:p w14:paraId="5E1AA732" w14:textId="77777777" w:rsidR="00A23937" w:rsidRDefault="00A23937" w:rsidP="00A23937">
      <w:pPr>
        <w:ind w:firstLine="360"/>
        <w:rPr>
          <w:rFonts w:hint="eastAsia"/>
        </w:rPr>
      </w:pPr>
      <w:r>
        <w:rPr>
          <w:rFonts w:hint="eastAsia"/>
        </w:rPr>
        <w:t>描述：用户和管理员可以查看帖子。</w:t>
      </w:r>
    </w:p>
    <w:p w14:paraId="3F8D24DF" w14:textId="77777777" w:rsidR="00A23937" w:rsidRDefault="00A23937" w:rsidP="00A23937">
      <w:pPr>
        <w:ind w:firstLine="360"/>
        <w:rPr>
          <w:rFonts w:hint="eastAsia"/>
        </w:rPr>
      </w:pPr>
      <w:r>
        <w:rPr>
          <w:rFonts w:hint="eastAsia"/>
        </w:rPr>
        <w:t>参与者：用户、管理员</w:t>
      </w:r>
    </w:p>
    <w:p w14:paraId="560E8CFB" w14:textId="4DD59C3D" w:rsidR="001E646E" w:rsidRPr="006561F9" w:rsidRDefault="00A23937" w:rsidP="00A23937">
      <w:pPr>
        <w:pStyle w:val="af2"/>
        <w:ind w:left="360" w:firstLineChars="0" w:firstLine="0"/>
        <w:rPr>
          <w:rFonts w:hint="eastAsia"/>
        </w:rPr>
      </w:pPr>
      <w:r>
        <w:rPr>
          <w:rFonts w:hint="eastAsia"/>
        </w:rPr>
        <w:t>前置条件：帖子已被发布</w:t>
      </w:r>
    </w:p>
    <w:p w14:paraId="3E3C2EB0" w14:textId="6A2DF7AD" w:rsidR="001E646E" w:rsidRPr="006561F9" w:rsidRDefault="00000000" w:rsidP="00A23937">
      <w:pPr>
        <w:pStyle w:val="af2"/>
        <w:ind w:left="360" w:firstLineChars="0" w:firstLine="0"/>
        <w:rPr>
          <w:rFonts w:hint="eastAsia"/>
        </w:rPr>
      </w:pPr>
      <w:r w:rsidRPr="006561F9">
        <w:rPr>
          <w:rFonts w:hint="eastAsia"/>
        </w:rPr>
        <w:t>活动图：</w:t>
      </w:r>
    </w:p>
    <w:p w14:paraId="25D7DEEB" w14:textId="5856B332" w:rsidR="001E646E" w:rsidRPr="006561F9" w:rsidRDefault="00A23937">
      <w:pPr>
        <w:jc w:val="center"/>
        <w:rPr>
          <w:rFonts w:hint="eastAsia"/>
        </w:rPr>
      </w:pPr>
      <w:r>
        <w:rPr>
          <w:noProof/>
        </w:rPr>
        <w:lastRenderedPageBreak/>
        <w:drawing>
          <wp:inline distT="0" distB="0" distL="114300" distR="114300" wp14:anchorId="112559B0" wp14:editId="60EE6437">
            <wp:extent cx="5268595" cy="4069715"/>
            <wp:effectExtent l="0" t="0" r="4445"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7"/>
                    <a:stretch>
                      <a:fillRect/>
                    </a:stretch>
                  </pic:blipFill>
                  <pic:spPr>
                    <a:xfrm>
                      <a:off x="0" y="0"/>
                      <a:ext cx="5268595" cy="4069715"/>
                    </a:xfrm>
                    <a:prstGeom prst="rect">
                      <a:avLst/>
                    </a:prstGeom>
                    <a:noFill/>
                    <a:ln>
                      <a:noFill/>
                    </a:ln>
                  </pic:spPr>
                </pic:pic>
              </a:graphicData>
            </a:graphic>
          </wp:inline>
        </w:drawing>
      </w:r>
    </w:p>
    <w:p w14:paraId="5113CA0B" w14:textId="60F67687" w:rsidR="00D57F72" w:rsidRDefault="00000000" w:rsidP="00D57F72">
      <w:pPr>
        <w:pStyle w:val="a3"/>
        <w:jc w:val="center"/>
      </w:pPr>
      <w:r w:rsidRPr="006561F9">
        <w:t>图</w:t>
      </w:r>
      <w:r w:rsidRPr="006561F9">
        <w:t xml:space="preserve"> </w:t>
      </w:r>
      <w:r w:rsidRPr="006561F9">
        <w:rPr>
          <w:rFonts w:hint="eastAsia"/>
        </w:rPr>
        <w:t xml:space="preserve">1.4.25 </w:t>
      </w:r>
      <w:r w:rsidR="00A23937" w:rsidRPr="00A23937">
        <w:rPr>
          <w:rFonts w:hint="eastAsia"/>
        </w:rPr>
        <w:t>查看主题帖</w:t>
      </w:r>
      <w:r w:rsidRPr="006561F9">
        <w:rPr>
          <w:rFonts w:hint="eastAsia"/>
        </w:rPr>
        <w:t>活动图</w:t>
      </w:r>
    </w:p>
    <w:p w14:paraId="2045C3E7" w14:textId="53E087F0" w:rsidR="00FD5C59" w:rsidRPr="006561F9" w:rsidRDefault="00FD5C59" w:rsidP="00FD5C59">
      <w:pPr>
        <w:pStyle w:val="4"/>
        <w:rPr>
          <w:rFonts w:ascii="宋体" w:hAnsi="宋体" w:hint="eastAsia"/>
          <w:szCs w:val="21"/>
        </w:rPr>
      </w:pPr>
      <w:r w:rsidRPr="006561F9">
        <w:rPr>
          <w:rFonts w:ascii="宋体" w:hAnsi="宋体" w:hint="eastAsia"/>
          <w:szCs w:val="21"/>
        </w:rPr>
        <w:t>1</w:t>
      </w:r>
      <w:r w:rsidRPr="006561F9">
        <w:rPr>
          <w:rFonts w:ascii="宋体" w:hAnsi="宋体"/>
          <w:szCs w:val="21"/>
        </w:rPr>
        <w:t>.4.2</w:t>
      </w:r>
      <w:r w:rsidR="00A23937">
        <w:rPr>
          <w:rFonts w:ascii="宋体" w:hAnsi="宋体" w:hint="eastAsia"/>
          <w:szCs w:val="21"/>
        </w:rPr>
        <w:t>6</w:t>
      </w:r>
      <w:r w:rsidRPr="006561F9">
        <w:rPr>
          <w:rFonts w:ascii="宋体" w:hAnsi="宋体" w:hint="eastAsia"/>
          <w:szCs w:val="21"/>
        </w:rPr>
        <w:t>发表评论</w:t>
      </w:r>
    </w:p>
    <w:p w14:paraId="2F792759" w14:textId="77777777" w:rsidR="00FD5C59" w:rsidRPr="006561F9" w:rsidRDefault="00FD5C59" w:rsidP="00FD5C59">
      <w:pPr>
        <w:pStyle w:val="af2"/>
        <w:ind w:left="360" w:firstLineChars="0" w:firstLine="0"/>
        <w:rPr>
          <w:rFonts w:hint="eastAsia"/>
        </w:rPr>
      </w:pPr>
      <w:r w:rsidRPr="006561F9">
        <w:rPr>
          <w:rFonts w:hint="eastAsia"/>
        </w:rPr>
        <w:t>用例名：发表评论</w:t>
      </w:r>
    </w:p>
    <w:p w14:paraId="55E73E2C" w14:textId="77777777" w:rsidR="00FD5C59" w:rsidRPr="006561F9" w:rsidRDefault="00FD5C59" w:rsidP="00FD5C59">
      <w:pPr>
        <w:pStyle w:val="af2"/>
        <w:ind w:left="360" w:firstLineChars="0" w:firstLine="0"/>
        <w:rPr>
          <w:rFonts w:hint="eastAsia"/>
        </w:rPr>
      </w:pPr>
      <w:r w:rsidRPr="006561F9">
        <w:rPr>
          <w:rFonts w:hint="eastAsia"/>
        </w:rPr>
        <w:t>描述：用户可以对主题帖发表评论</w:t>
      </w:r>
    </w:p>
    <w:p w14:paraId="23490AB5" w14:textId="77777777" w:rsidR="00FD5C59" w:rsidRPr="006561F9" w:rsidRDefault="00FD5C59" w:rsidP="00FD5C59">
      <w:pPr>
        <w:pStyle w:val="af2"/>
        <w:ind w:left="360" w:firstLineChars="0" w:firstLine="0"/>
        <w:rPr>
          <w:rFonts w:hint="eastAsia"/>
        </w:rPr>
      </w:pPr>
      <w:r w:rsidRPr="006561F9">
        <w:rPr>
          <w:rFonts w:hint="eastAsia"/>
        </w:rPr>
        <w:t>参与者：用户、管理员</w:t>
      </w:r>
    </w:p>
    <w:p w14:paraId="442C8ABC" w14:textId="77777777" w:rsidR="00FD5C59" w:rsidRPr="006561F9" w:rsidRDefault="00FD5C59" w:rsidP="00FD5C59">
      <w:pPr>
        <w:pStyle w:val="af2"/>
        <w:ind w:left="360" w:firstLineChars="0" w:firstLine="0"/>
        <w:rPr>
          <w:rFonts w:hint="eastAsia"/>
        </w:rPr>
      </w:pPr>
      <w:r w:rsidRPr="006561F9">
        <w:rPr>
          <w:rFonts w:hint="eastAsia"/>
        </w:rPr>
        <w:t>前置条件：用户已在本系统登录且主题帖存在</w:t>
      </w:r>
    </w:p>
    <w:p w14:paraId="6E3EDDD1" w14:textId="7A40E3ED" w:rsidR="00FD5C59" w:rsidRPr="006561F9" w:rsidRDefault="00FD5C59" w:rsidP="00A23937">
      <w:pPr>
        <w:pStyle w:val="af2"/>
        <w:ind w:left="360" w:firstLineChars="0" w:firstLine="0"/>
        <w:rPr>
          <w:rFonts w:hint="eastAsia"/>
        </w:rPr>
      </w:pPr>
      <w:r w:rsidRPr="006561F9">
        <w:rPr>
          <w:rFonts w:hint="eastAsia"/>
        </w:rPr>
        <w:t>活动图：</w:t>
      </w:r>
    </w:p>
    <w:p w14:paraId="7CD087F1" w14:textId="7B663E8F" w:rsidR="00FD5C59" w:rsidRPr="006561F9" w:rsidRDefault="00A23937" w:rsidP="00FD5C59">
      <w:pPr>
        <w:jc w:val="center"/>
        <w:rPr>
          <w:rFonts w:hint="eastAsia"/>
        </w:rPr>
      </w:pPr>
      <w:r>
        <w:rPr>
          <w:noProof/>
        </w:rPr>
        <w:lastRenderedPageBreak/>
        <w:drawing>
          <wp:inline distT="0" distB="0" distL="114300" distR="114300" wp14:anchorId="1C7ADCDA" wp14:editId="30775610">
            <wp:extent cx="4524375" cy="4772025"/>
            <wp:effectExtent l="0" t="0" r="1905" b="13335"/>
            <wp:docPr id="73871432" name="图片 7387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8"/>
                    <a:stretch>
                      <a:fillRect/>
                    </a:stretch>
                  </pic:blipFill>
                  <pic:spPr>
                    <a:xfrm>
                      <a:off x="0" y="0"/>
                      <a:ext cx="4524375" cy="4772025"/>
                    </a:xfrm>
                    <a:prstGeom prst="rect">
                      <a:avLst/>
                    </a:prstGeom>
                    <a:noFill/>
                    <a:ln>
                      <a:noFill/>
                    </a:ln>
                  </pic:spPr>
                </pic:pic>
              </a:graphicData>
            </a:graphic>
          </wp:inline>
        </w:drawing>
      </w:r>
    </w:p>
    <w:p w14:paraId="42465C0A" w14:textId="2674E50C" w:rsidR="00FD5C59" w:rsidRPr="00A23937" w:rsidRDefault="00FD5C59" w:rsidP="00A23937">
      <w:pPr>
        <w:pStyle w:val="a3"/>
        <w:jc w:val="center"/>
        <w:rPr>
          <w:rFonts w:eastAsiaTheme="minorEastAsia"/>
        </w:rPr>
      </w:pPr>
      <w:r w:rsidRPr="006561F9">
        <w:t>图</w:t>
      </w:r>
      <w:r w:rsidRPr="006561F9">
        <w:t xml:space="preserve"> </w:t>
      </w:r>
      <w:r w:rsidRPr="006561F9">
        <w:rPr>
          <w:rFonts w:hint="eastAsia"/>
        </w:rPr>
        <w:t xml:space="preserve">1.4.22 </w:t>
      </w:r>
      <w:r w:rsidRPr="006561F9">
        <w:rPr>
          <w:rFonts w:hint="eastAsia"/>
        </w:rPr>
        <w:t>发表评论活动图</w:t>
      </w:r>
    </w:p>
    <w:p w14:paraId="5268976B" w14:textId="0130AC16" w:rsidR="00FD5C59" w:rsidRPr="006561F9" w:rsidRDefault="00FD5C59" w:rsidP="00FD5C59">
      <w:pPr>
        <w:pStyle w:val="4"/>
        <w:rPr>
          <w:rFonts w:ascii="宋体" w:hAnsi="宋体" w:hint="eastAsia"/>
          <w:szCs w:val="21"/>
        </w:rPr>
      </w:pPr>
      <w:r w:rsidRPr="006561F9">
        <w:rPr>
          <w:rFonts w:ascii="宋体" w:hAnsi="宋体" w:hint="eastAsia"/>
          <w:szCs w:val="21"/>
        </w:rPr>
        <w:t>1</w:t>
      </w:r>
      <w:r w:rsidRPr="006561F9">
        <w:rPr>
          <w:rFonts w:ascii="宋体" w:hAnsi="宋体"/>
          <w:szCs w:val="21"/>
        </w:rPr>
        <w:t>.4.2</w:t>
      </w:r>
      <w:r w:rsidR="00A23937">
        <w:rPr>
          <w:rFonts w:ascii="宋体" w:hAnsi="宋体" w:hint="eastAsia"/>
          <w:szCs w:val="21"/>
        </w:rPr>
        <w:t>7</w:t>
      </w:r>
      <w:r w:rsidR="00A23937" w:rsidRPr="00A23937">
        <w:rPr>
          <w:rFonts w:ascii="宋体" w:hAnsi="宋体" w:hint="eastAsia"/>
          <w:szCs w:val="21"/>
        </w:rPr>
        <w:t>删除评论</w:t>
      </w:r>
    </w:p>
    <w:p w14:paraId="39A640FB" w14:textId="77777777" w:rsidR="00A23937" w:rsidRDefault="00A23937" w:rsidP="00A23937">
      <w:pPr>
        <w:ind w:leftChars="200" w:left="420"/>
        <w:rPr>
          <w:rFonts w:hint="eastAsia"/>
        </w:rPr>
      </w:pPr>
      <w:r>
        <w:rPr>
          <w:rFonts w:hint="eastAsia"/>
        </w:rPr>
        <w:t>用例名：删除评论</w:t>
      </w:r>
    </w:p>
    <w:p w14:paraId="3A179F0C" w14:textId="77777777" w:rsidR="00A23937" w:rsidRDefault="00A23937" w:rsidP="00A23937">
      <w:pPr>
        <w:ind w:leftChars="200" w:left="420"/>
        <w:rPr>
          <w:rFonts w:hint="eastAsia"/>
        </w:rPr>
      </w:pPr>
      <w:r>
        <w:rPr>
          <w:rFonts w:hint="eastAsia"/>
        </w:rPr>
        <w:t>描述：非管理员用户可以将发表过的评论删除，管理员可以删除任意评论</w:t>
      </w:r>
    </w:p>
    <w:p w14:paraId="373D5C3D" w14:textId="77777777" w:rsidR="00A23937" w:rsidRDefault="00A23937" w:rsidP="00A23937">
      <w:pPr>
        <w:ind w:leftChars="200" w:left="420"/>
        <w:rPr>
          <w:rFonts w:hint="eastAsia"/>
        </w:rPr>
      </w:pPr>
      <w:r>
        <w:rPr>
          <w:rFonts w:hint="eastAsia"/>
        </w:rPr>
        <w:t>参与者：用户、管理员</w:t>
      </w:r>
    </w:p>
    <w:p w14:paraId="48085193" w14:textId="77777777" w:rsidR="00A23937" w:rsidRDefault="00A23937" w:rsidP="00A23937">
      <w:pPr>
        <w:ind w:leftChars="200" w:left="420"/>
        <w:rPr>
          <w:rFonts w:hint="eastAsia"/>
        </w:rPr>
      </w:pPr>
      <w:r>
        <w:rPr>
          <w:rFonts w:hint="eastAsia"/>
        </w:rPr>
        <w:t>前置条件：用户已在本系统登录且帖子和评论存在</w:t>
      </w:r>
    </w:p>
    <w:p w14:paraId="43146F62" w14:textId="022E3DD6" w:rsidR="00FD5C59" w:rsidRPr="006561F9" w:rsidRDefault="00A23937" w:rsidP="00A23937">
      <w:pPr>
        <w:ind w:leftChars="200" w:left="420"/>
        <w:rPr>
          <w:rFonts w:hint="eastAsia"/>
        </w:rPr>
      </w:pPr>
      <w:r>
        <w:rPr>
          <w:rFonts w:hint="eastAsia"/>
        </w:rPr>
        <w:t>活动图：</w:t>
      </w:r>
    </w:p>
    <w:p w14:paraId="0201D04E" w14:textId="0BF0E512" w:rsidR="00FD5C59" w:rsidRPr="006561F9" w:rsidRDefault="00A23937" w:rsidP="00FD5C59">
      <w:pPr>
        <w:jc w:val="center"/>
        <w:rPr>
          <w:rFonts w:hint="eastAsia"/>
        </w:rPr>
      </w:pPr>
      <w:r>
        <w:rPr>
          <w:noProof/>
        </w:rPr>
        <w:lastRenderedPageBreak/>
        <w:drawing>
          <wp:inline distT="0" distB="0" distL="114300" distR="114300" wp14:anchorId="3390972A" wp14:editId="4D0405DE">
            <wp:extent cx="5267325" cy="4344035"/>
            <wp:effectExtent l="0" t="0" r="5715" b="146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9"/>
                    <a:stretch>
                      <a:fillRect/>
                    </a:stretch>
                  </pic:blipFill>
                  <pic:spPr>
                    <a:xfrm>
                      <a:off x="0" y="0"/>
                      <a:ext cx="5267325" cy="4344035"/>
                    </a:xfrm>
                    <a:prstGeom prst="rect">
                      <a:avLst/>
                    </a:prstGeom>
                    <a:noFill/>
                    <a:ln>
                      <a:noFill/>
                    </a:ln>
                  </pic:spPr>
                </pic:pic>
              </a:graphicData>
            </a:graphic>
          </wp:inline>
        </w:drawing>
      </w:r>
    </w:p>
    <w:p w14:paraId="499E2119" w14:textId="10619547" w:rsidR="00FD5C59" w:rsidRPr="00A23937" w:rsidRDefault="00FD5C59" w:rsidP="00A23937">
      <w:pPr>
        <w:pStyle w:val="a3"/>
        <w:jc w:val="center"/>
        <w:rPr>
          <w:rFonts w:eastAsiaTheme="minorEastAsia"/>
        </w:rPr>
      </w:pPr>
      <w:r w:rsidRPr="006561F9">
        <w:t>图</w:t>
      </w:r>
      <w:r w:rsidRPr="006561F9">
        <w:t xml:space="preserve"> </w:t>
      </w:r>
      <w:r w:rsidRPr="006561F9">
        <w:rPr>
          <w:rFonts w:hint="eastAsia"/>
        </w:rPr>
        <w:t xml:space="preserve">1.4.22 </w:t>
      </w:r>
      <w:r w:rsidR="00A23937" w:rsidRPr="00A23937">
        <w:rPr>
          <w:rFonts w:hint="eastAsia"/>
        </w:rPr>
        <w:t>删除评论</w:t>
      </w:r>
      <w:r w:rsidRPr="006561F9">
        <w:rPr>
          <w:rFonts w:hint="eastAsia"/>
        </w:rPr>
        <w:t>活动图</w:t>
      </w:r>
    </w:p>
    <w:p w14:paraId="33D4EC79" w14:textId="12FA2ED4" w:rsidR="00FD5C59" w:rsidRPr="006561F9" w:rsidRDefault="00FD5C59" w:rsidP="00FD5C59">
      <w:pPr>
        <w:pStyle w:val="4"/>
        <w:rPr>
          <w:rFonts w:ascii="宋体" w:hAnsi="宋体" w:hint="eastAsia"/>
          <w:szCs w:val="21"/>
        </w:rPr>
      </w:pPr>
      <w:r w:rsidRPr="006561F9">
        <w:rPr>
          <w:rFonts w:ascii="宋体" w:hAnsi="宋体" w:hint="eastAsia"/>
          <w:szCs w:val="21"/>
        </w:rPr>
        <w:t>1</w:t>
      </w:r>
      <w:r w:rsidRPr="006561F9">
        <w:rPr>
          <w:rFonts w:ascii="宋体" w:hAnsi="宋体"/>
          <w:szCs w:val="21"/>
        </w:rPr>
        <w:t>.4.2</w:t>
      </w:r>
      <w:r w:rsidR="00A23937">
        <w:rPr>
          <w:rFonts w:ascii="宋体" w:hAnsi="宋体" w:hint="eastAsia"/>
          <w:szCs w:val="21"/>
        </w:rPr>
        <w:t>8</w:t>
      </w:r>
      <w:r w:rsidR="00A23937" w:rsidRPr="00A23937">
        <w:rPr>
          <w:rFonts w:ascii="宋体" w:hAnsi="宋体" w:hint="eastAsia"/>
          <w:szCs w:val="21"/>
        </w:rPr>
        <w:t>查看评论</w:t>
      </w:r>
    </w:p>
    <w:p w14:paraId="1BFC1C2B" w14:textId="77777777" w:rsidR="00A23937" w:rsidRDefault="00A23937" w:rsidP="00A23937">
      <w:pPr>
        <w:ind w:leftChars="200" w:left="420"/>
        <w:jc w:val="left"/>
        <w:rPr>
          <w:rFonts w:hint="eastAsia"/>
        </w:rPr>
      </w:pPr>
      <w:r>
        <w:rPr>
          <w:rFonts w:hint="eastAsia"/>
        </w:rPr>
        <w:t>用例名：查看评论</w:t>
      </w:r>
    </w:p>
    <w:p w14:paraId="31D15EBC" w14:textId="77777777" w:rsidR="00A23937" w:rsidRDefault="00A23937" w:rsidP="00A23937">
      <w:pPr>
        <w:ind w:leftChars="200" w:left="420"/>
        <w:jc w:val="left"/>
        <w:rPr>
          <w:rFonts w:hint="eastAsia"/>
        </w:rPr>
      </w:pPr>
      <w:r>
        <w:rPr>
          <w:rFonts w:hint="eastAsia"/>
        </w:rPr>
        <w:t>描述：用户可以查看相关帖子下发表的评论。</w:t>
      </w:r>
    </w:p>
    <w:p w14:paraId="482C2637" w14:textId="77777777" w:rsidR="00A23937" w:rsidRDefault="00A23937" w:rsidP="00A23937">
      <w:pPr>
        <w:ind w:leftChars="200" w:left="420"/>
        <w:jc w:val="left"/>
        <w:rPr>
          <w:rFonts w:hint="eastAsia"/>
        </w:rPr>
      </w:pPr>
      <w:r>
        <w:rPr>
          <w:rFonts w:hint="eastAsia"/>
        </w:rPr>
        <w:t>参与者：用户、管理员</w:t>
      </w:r>
    </w:p>
    <w:p w14:paraId="60C2F69A" w14:textId="77777777" w:rsidR="00A23937" w:rsidRDefault="00A23937" w:rsidP="00A23937">
      <w:pPr>
        <w:ind w:leftChars="200" w:left="420"/>
        <w:jc w:val="left"/>
        <w:rPr>
          <w:rFonts w:hint="eastAsia"/>
        </w:rPr>
      </w:pPr>
      <w:r>
        <w:rPr>
          <w:rFonts w:hint="eastAsia"/>
        </w:rPr>
        <w:t>前置条件：用户已在本系统登录且帖子和评论存在</w:t>
      </w:r>
    </w:p>
    <w:p w14:paraId="0F1B8118" w14:textId="327B5DFE" w:rsidR="00FD5C59" w:rsidRDefault="00A23937" w:rsidP="00A23937">
      <w:pPr>
        <w:ind w:leftChars="200" w:left="420"/>
        <w:jc w:val="left"/>
        <w:rPr>
          <w:rFonts w:hint="eastAsia"/>
        </w:rPr>
      </w:pPr>
      <w:r>
        <w:rPr>
          <w:rFonts w:hint="eastAsia"/>
        </w:rPr>
        <w:t>活动图：</w:t>
      </w:r>
    </w:p>
    <w:p w14:paraId="49E8EADB" w14:textId="3330CBDB" w:rsidR="00A23937" w:rsidRPr="006561F9" w:rsidRDefault="00A23937" w:rsidP="00A23937">
      <w:pPr>
        <w:ind w:leftChars="200" w:left="420"/>
        <w:jc w:val="center"/>
        <w:rPr>
          <w:rFonts w:hint="eastAsia"/>
        </w:rPr>
      </w:pPr>
      <w:r>
        <w:rPr>
          <w:noProof/>
        </w:rPr>
        <w:lastRenderedPageBreak/>
        <w:drawing>
          <wp:inline distT="0" distB="0" distL="114300" distR="114300" wp14:anchorId="72095903" wp14:editId="7D9F5054">
            <wp:extent cx="5274310" cy="4658995"/>
            <wp:effectExtent l="0" t="0" r="2540" b="8255"/>
            <wp:docPr id="248741963" name="图片 24874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0"/>
                    <a:stretch>
                      <a:fillRect/>
                    </a:stretch>
                  </pic:blipFill>
                  <pic:spPr>
                    <a:xfrm>
                      <a:off x="0" y="0"/>
                      <a:ext cx="5274310" cy="4658995"/>
                    </a:xfrm>
                    <a:prstGeom prst="rect">
                      <a:avLst/>
                    </a:prstGeom>
                    <a:noFill/>
                    <a:ln>
                      <a:noFill/>
                    </a:ln>
                  </pic:spPr>
                </pic:pic>
              </a:graphicData>
            </a:graphic>
          </wp:inline>
        </w:drawing>
      </w:r>
    </w:p>
    <w:p w14:paraId="3B4727F6" w14:textId="1172DF77" w:rsidR="00FD5C59" w:rsidRDefault="00FD5C59" w:rsidP="00FD5C59">
      <w:pPr>
        <w:pStyle w:val="a3"/>
        <w:jc w:val="center"/>
      </w:pPr>
      <w:r w:rsidRPr="006561F9">
        <w:t>图</w:t>
      </w:r>
      <w:r w:rsidRPr="006561F9">
        <w:t xml:space="preserve"> </w:t>
      </w:r>
      <w:r w:rsidRPr="006561F9">
        <w:rPr>
          <w:rFonts w:hint="eastAsia"/>
        </w:rPr>
        <w:t xml:space="preserve">1.4.22 </w:t>
      </w:r>
      <w:r w:rsidR="00A23937" w:rsidRPr="00A23937">
        <w:rPr>
          <w:rFonts w:hint="eastAsia"/>
        </w:rPr>
        <w:t>查看评论</w:t>
      </w:r>
      <w:r w:rsidRPr="006561F9">
        <w:rPr>
          <w:rFonts w:hint="eastAsia"/>
        </w:rPr>
        <w:t>活动图</w:t>
      </w:r>
    </w:p>
    <w:p w14:paraId="5DB92B62" w14:textId="77777777" w:rsidR="00FD5C59" w:rsidRDefault="00FD5C59" w:rsidP="00FD5C59">
      <w:pPr>
        <w:rPr>
          <w:rFonts w:hint="eastAsia"/>
        </w:rPr>
      </w:pPr>
    </w:p>
    <w:p w14:paraId="0EB12352" w14:textId="0FABA42B" w:rsidR="00FD5C59" w:rsidRPr="006561F9" w:rsidRDefault="00FD5C59" w:rsidP="00FD5C59">
      <w:pPr>
        <w:pStyle w:val="4"/>
        <w:rPr>
          <w:rFonts w:ascii="宋体" w:hAnsi="宋体" w:hint="eastAsia"/>
          <w:szCs w:val="21"/>
        </w:rPr>
      </w:pPr>
      <w:r w:rsidRPr="006561F9">
        <w:rPr>
          <w:rFonts w:ascii="宋体" w:hAnsi="宋体" w:hint="eastAsia"/>
          <w:szCs w:val="21"/>
        </w:rPr>
        <w:t>1</w:t>
      </w:r>
      <w:r w:rsidRPr="006561F9">
        <w:rPr>
          <w:rFonts w:ascii="宋体" w:hAnsi="宋体"/>
          <w:szCs w:val="21"/>
        </w:rPr>
        <w:t>.4.2</w:t>
      </w:r>
      <w:r w:rsidR="00A23937">
        <w:rPr>
          <w:rFonts w:ascii="宋体" w:hAnsi="宋体" w:hint="eastAsia"/>
          <w:szCs w:val="21"/>
        </w:rPr>
        <w:t>9</w:t>
      </w:r>
      <w:r w:rsidR="00A23937" w:rsidRPr="00A23937">
        <w:rPr>
          <w:rFonts w:ascii="宋体" w:hAnsi="宋体" w:hint="eastAsia"/>
          <w:szCs w:val="21"/>
        </w:rPr>
        <w:t>审核评论</w:t>
      </w:r>
    </w:p>
    <w:p w14:paraId="36C02B06" w14:textId="77777777" w:rsidR="00A23937" w:rsidRDefault="00A23937" w:rsidP="00A23937">
      <w:pPr>
        <w:ind w:leftChars="200" w:left="420"/>
        <w:jc w:val="left"/>
        <w:rPr>
          <w:rFonts w:hint="eastAsia"/>
        </w:rPr>
      </w:pPr>
      <w:r>
        <w:rPr>
          <w:rFonts w:hint="eastAsia"/>
        </w:rPr>
        <w:t>用例名：审核评论</w:t>
      </w:r>
    </w:p>
    <w:p w14:paraId="053F5CC6" w14:textId="77777777" w:rsidR="00A23937" w:rsidRDefault="00A23937" w:rsidP="00A23937">
      <w:pPr>
        <w:ind w:leftChars="200" w:left="420"/>
        <w:jc w:val="left"/>
        <w:rPr>
          <w:rFonts w:hint="eastAsia"/>
        </w:rPr>
      </w:pPr>
      <w:r>
        <w:rPr>
          <w:rFonts w:hint="eastAsia"/>
        </w:rPr>
        <w:t>描述：管理员需要对非管理员用户发布的评论进行审核，审核通过则可以成功发布，否则发布失败。</w:t>
      </w:r>
    </w:p>
    <w:p w14:paraId="6AD6D85E" w14:textId="77777777" w:rsidR="00A23937" w:rsidRDefault="00A23937" w:rsidP="00A23937">
      <w:pPr>
        <w:ind w:leftChars="200" w:left="420"/>
        <w:jc w:val="left"/>
        <w:rPr>
          <w:rFonts w:hint="eastAsia"/>
        </w:rPr>
      </w:pPr>
      <w:r>
        <w:rPr>
          <w:rFonts w:hint="eastAsia"/>
        </w:rPr>
        <w:t>参与者：管理员</w:t>
      </w:r>
    </w:p>
    <w:p w14:paraId="4F377014" w14:textId="77777777" w:rsidR="00A23937" w:rsidRDefault="00A23937" w:rsidP="00A23937">
      <w:pPr>
        <w:ind w:leftChars="200" w:left="420"/>
        <w:jc w:val="left"/>
        <w:rPr>
          <w:rFonts w:hint="eastAsia"/>
        </w:rPr>
      </w:pPr>
      <w:r>
        <w:rPr>
          <w:rFonts w:hint="eastAsia"/>
        </w:rPr>
        <w:t>前置条件：用户已在本系统登录且发布了评论</w:t>
      </w:r>
    </w:p>
    <w:p w14:paraId="1ED7BC56" w14:textId="6A5D8DA3" w:rsidR="00FD5C59" w:rsidRPr="006561F9" w:rsidRDefault="00A23937" w:rsidP="00A23937">
      <w:pPr>
        <w:ind w:leftChars="200" w:left="420"/>
        <w:jc w:val="left"/>
        <w:rPr>
          <w:rFonts w:hint="eastAsia"/>
        </w:rPr>
      </w:pPr>
      <w:r>
        <w:rPr>
          <w:rFonts w:hint="eastAsia"/>
        </w:rPr>
        <w:t>活动图：</w:t>
      </w:r>
    </w:p>
    <w:p w14:paraId="5560E244" w14:textId="3DD94C57" w:rsidR="00FD5C59" w:rsidRPr="006561F9" w:rsidRDefault="00A23937" w:rsidP="00FD5C59">
      <w:pPr>
        <w:jc w:val="center"/>
        <w:rPr>
          <w:rFonts w:hint="eastAsia"/>
        </w:rPr>
      </w:pPr>
      <w:r>
        <w:rPr>
          <w:noProof/>
        </w:rPr>
        <w:lastRenderedPageBreak/>
        <w:drawing>
          <wp:inline distT="0" distB="0" distL="114300" distR="114300" wp14:anchorId="54526D3C" wp14:editId="79358982">
            <wp:extent cx="5272405" cy="3538855"/>
            <wp:effectExtent l="0" t="0" r="635" b="12065"/>
            <wp:docPr id="1646720056" name="图片 164672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1"/>
                    <a:stretch>
                      <a:fillRect/>
                    </a:stretch>
                  </pic:blipFill>
                  <pic:spPr>
                    <a:xfrm>
                      <a:off x="0" y="0"/>
                      <a:ext cx="5272405" cy="3538855"/>
                    </a:xfrm>
                    <a:prstGeom prst="rect">
                      <a:avLst/>
                    </a:prstGeom>
                    <a:noFill/>
                    <a:ln>
                      <a:noFill/>
                    </a:ln>
                  </pic:spPr>
                </pic:pic>
              </a:graphicData>
            </a:graphic>
          </wp:inline>
        </w:drawing>
      </w:r>
    </w:p>
    <w:p w14:paraId="00D53F4C" w14:textId="6B01BF90" w:rsidR="00FD5C59" w:rsidRPr="006561F9" w:rsidRDefault="00FD5C59" w:rsidP="00FD5C59">
      <w:pPr>
        <w:pStyle w:val="a3"/>
        <w:jc w:val="center"/>
        <w:rPr>
          <w:rFonts w:eastAsiaTheme="minorEastAsia"/>
        </w:rPr>
      </w:pPr>
      <w:r w:rsidRPr="006561F9">
        <w:t>图</w:t>
      </w:r>
      <w:r w:rsidRPr="006561F9">
        <w:t xml:space="preserve"> </w:t>
      </w:r>
      <w:r w:rsidRPr="006561F9">
        <w:rPr>
          <w:rFonts w:hint="eastAsia"/>
        </w:rPr>
        <w:t xml:space="preserve">1.4.22 </w:t>
      </w:r>
      <w:r w:rsidR="00A23937" w:rsidRPr="00A23937">
        <w:rPr>
          <w:rFonts w:hint="eastAsia"/>
        </w:rPr>
        <w:t>审核评论</w:t>
      </w:r>
      <w:r w:rsidRPr="006561F9">
        <w:rPr>
          <w:rFonts w:hint="eastAsia"/>
        </w:rPr>
        <w:t>活动图</w:t>
      </w:r>
    </w:p>
    <w:p w14:paraId="6AEC84D7" w14:textId="77777777" w:rsidR="00FD5C59" w:rsidRDefault="00FD5C59" w:rsidP="00FD5C59">
      <w:pPr>
        <w:rPr>
          <w:rFonts w:hint="eastAsia"/>
        </w:rPr>
      </w:pPr>
    </w:p>
    <w:p w14:paraId="1AE06E35" w14:textId="5D0E229C" w:rsidR="00FD5C59" w:rsidRPr="006561F9" w:rsidRDefault="00FD5C59" w:rsidP="00FD5C59">
      <w:pPr>
        <w:pStyle w:val="4"/>
        <w:rPr>
          <w:rFonts w:ascii="宋体" w:hAnsi="宋体" w:hint="eastAsia"/>
          <w:szCs w:val="21"/>
        </w:rPr>
      </w:pPr>
      <w:r w:rsidRPr="006561F9">
        <w:rPr>
          <w:rFonts w:ascii="宋体" w:hAnsi="宋体" w:hint="eastAsia"/>
          <w:szCs w:val="21"/>
        </w:rPr>
        <w:t>1</w:t>
      </w:r>
      <w:r w:rsidRPr="006561F9">
        <w:rPr>
          <w:rFonts w:ascii="宋体" w:hAnsi="宋体"/>
          <w:szCs w:val="21"/>
        </w:rPr>
        <w:t>.4.</w:t>
      </w:r>
      <w:r w:rsidR="00A23937">
        <w:rPr>
          <w:rFonts w:ascii="宋体" w:hAnsi="宋体" w:hint="eastAsia"/>
          <w:szCs w:val="21"/>
        </w:rPr>
        <w:t>30</w:t>
      </w:r>
      <w:r w:rsidR="00A23937" w:rsidRPr="00A23937">
        <w:rPr>
          <w:rFonts w:ascii="宋体" w:hAnsi="宋体" w:hint="eastAsia"/>
          <w:szCs w:val="21"/>
        </w:rPr>
        <w:t>收藏帖子</w:t>
      </w:r>
    </w:p>
    <w:p w14:paraId="75C4162E" w14:textId="77777777" w:rsidR="00A23937" w:rsidRDefault="00A23937" w:rsidP="00A23937">
      <w:pPr>
        <w:ind w:leftChars="200" w:left="420"/>
        <w:rPr>
          <w:rFonts w:hint="eastAsia"/>
        </w:rPr>
      </w:pPr>
      <w:r>
        <w:rPr>
          <w:rFonts w:hint="eastAsia"/>
        </w:rPr>
        <w:t>用例名：收藏帖子</w:t>
      </w:r>
    </w:p>
    <w:p w14:paraId="7E93DB1E" w14:textId="77777777" w:rsidR="00A23937" w:rsidRDefault="00A23937" w:rsidP="00A23937">
      <w:pPr>
        <w:ind w:leftChars="200" w:left="420"/>
        <w:rPr>
          <w:rFonts w:hint="eastAsia"/>
        </w:rPr>
      </w:pPr>
      <w:r>
        <w:rPr>
          <w:rFonts w:hint="eastAsia"/>
        </w:rPr>
        <w:t>描述：用户可收藏感兴趣的帖子</w:t>
      </w:r>
    </w:p>
    <w:p w14:paraId="094A0A35" w14:textId="77777777" w:rsidR="00A23937" w:rsidRDefault="00A23937" w:rsidP="00A23937">
      <w:pPr>
        <w:ind w:leftChars="200" w:left="420"/>
        <w:rPr>
          <w:rFonts w:hint="eastAsia"/>
        </w:rPr>
      </w:pPr>
      <w:r>
        <w:rPr>
          <w:rFonts w:hint="eastAsia"/>
        </w:rPr>
        <w:t>参与者：用户</w:t>
      </w:r>
    </w:p>
    <w:p w14:paraId="787653EA" w14:textId="77777777" w:rsidR="00A23937" w:rsidRDefault="00A23937" w:rsidP="00A23937">
      <w:pPr>
        <w:ind w:leftChars="200" w:left="420"/>
        <w:rPr>
          <w:rFonts w:hint="eastAsia"/>
        </w:rPr>
      </w:pPr>
      <w:r>
        <w:rPr>
          <w:rFonts w:hint="eastAsia"/>
        </w:rPr>
        <w:t>前置条件：当前帖子已被发布</w:t>
      </w:r>
    </w:p>
    <w:p w14:paraId="286EDD09" w14:textId="6E7E2ED7" w:rsidR="00FD5C59" w:rsidRPr="006561F9" w:rsidRDefault="00A23937" w:rsidP="00A23937">
      <w:pPr>
        <w:ind w:leftChars="200" w:left="420"/>
        <w:rPr>
          <w:rFonts w:hint="eastAsia"/>
        </w:rPr>
      </w:pPr>
      <w:r>
        <w:rPr>
          <w:rFonts w:hint="eastAsia"/>
        </w:rPr>
        <w:t>活动图：</w:t>
      </w:r>
    </w:p>
    <w:p w14:paraId="40225FA3" w14:textId="7A7EADEE" w:rsidR="00FD5C59" w:rsidRPr="006561F9" w:rsidRDefault="00A23937" w:rsidP="00FD5C59">
      <w:pPr>
        <w:jc w:val="center"/>
        <w:rPr>
          <w:rFonts w:hint="eastAsia"/>
        </w:rPr>
      </w:pPr>
      <w:r>
        <w:rPr>
          <w:noProof/>
        </w:rPr>
        <w:lastRenderedPageBreak/>
        <w:drawing>
          <wp:inline distT="0" distB="0" distL="114300" distR="114300" wp14:anchorId="68E37B32" wp14:editId="79FA1131">
            <wp:extent cx="5273040" cy="4129405"/>
            <wp:effectExtent l="0" t="0" r="0" b="635"/>
            <wp:docPr id="774083536" name="图片 77408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2"/>
                    <a:stretch>
                      <a:fillRect/>
                    </a:stretch>
                  </pic:blipFill>
                  <pic:spPr>
                    <a:xfrm>
                      <a:off x="0" y="0"/>
                      <a:ext cx="5273040" cy="4129405"/>
                    </a:xfrm>
                    <a:prstGeom prst="rect">
                      <a:avLst/>
                    </a:prstGeom>
                    <a:noFill/>
                    <a:ln>
                      <a:noFill/>
                    </a:ln>
                  </pic:spPr>
                </pic:pic>
              </a:graphicData>
            </a:graphic>
          </wp:inline>
        </w:drawing>
      </w:r>
    </w:p>
    <w:p w14:paraId="01BBC0FE" w14:textId="23E8682D" w:rsidR="00FD5C59" w:rsidRPr="006561F9" w:rsidRDefault="00FD5C59" w:rsidP="00FD5C59">
      <w:pPr>
        <w:pStyle w:val="a3"/>
        <w:jc w:val="center"/>
        <w:rPr>
          <w:rFonts w:eastAsiaTheme="minorEastAsia"/>
        </w:rPr>
      </w:pPr>
      <w:r w:rsidRPr="006561F9">
        <w:t>图</w:t>
      </w:r>
      <w:r w:rsidRPr="006561F9">
        <w:t xml:space="preserve"> </w:t>
      </w:r>
      <w:r w:rsidRPr="006561F9">
        <w:rPr>
          <w:rFonts w:hint="eastAsia"/>
        </w:rPr>
        <w:t xml:space="preserve">1.4.22 </w:t>
      </w:r>
      <w:r w:rsidR="00A23937" w:rsidRPr="00A23937">
        <w:rPr>
          <w:rFonts w:hint="eastAsia"/>
        </w:rPr>
        <w:t>收藏帖子</w:t>
      </w:r>
      <w:r w:rsidRPr="006561F9">
        <w:rPr>
          <w:rFonts w:hint="eastAsia"/>
        </w:rPr>
        <w:t>活动图</w:t>
      </w:r>
    </w:p>
    <w:p w14:paraId="1C0F87FB" w14:textId="77777777" w:rsidR="00FD5C59" w:rsidRDefault="00FD5C59" w:rsidP="00FD5C59">
      <w:pPr>
        <w:rPr>
          <w:rFonts w:hint="eastAsia"/>
        </w:rPr>
      </w:pPr>
    </w:p>
    <w:p w14:paraId="372B4C58" w14:textId="05E27696" w:rsidR="00FD5C59" w:rsidRPr="006561F9" w:rsidRDefault="00FD5C59" w:rsidP="00FD5C59">
      <w:pPr>
        <w:pStyle w:val="4"/>
        <w:rPr>
          <w:rFonts w:ascii="宋体" w:hAnsi="宋体" w:hint="eastAsia"/>
          <w:szCs w:val="21"/>
        </w:rPr>
      </w:pPr>
      <w:r w:rsidRPr="006561F9">
        <w:rPr>
          <w:rFonts w:ascii="宋体" w:hAnsi="宋体" w:hint="eastAsia"/>
          <w:szCs w:val="21"/>
        </w:rPr>
        <w:t>1</w:t>
      </w:r>
      <w:r w:rsidRPr="006561F9">
        <w:rPr>
          <w:rFonts w:ascii="宋体" w:hAnsi="宋体"/>
          <w:szCs w:val="21"/>
        </w:rPr>
        <w:t>.4.</w:t>
      </w:r>
      <w:r w:rsidR="00A23937">
        <w:rPr>
          <w:rFonts w:ascii="宋体" w:hAnsi="宋体" w:hint="eastAsia"/>
          <w:szCs w:val="21"/>
        </w:rPr>
        <w:t>31</w:t>
      </w:r>
      <w:r w:rsidR="00A23937" w:rsidRPr="00A23937">
        <w:rPr>
          <w:rFonts w:ascii="宋体" w:hAnsi="宋体" w:hint="eastAsia"/>
          <w:szCs w:val="21"/>
        </w:rPr>
        <w:t>取消收藏</w:t>
      </w:r>
    </w:p>
    <w:p w14:paraId="1E3F56F0" w14:textId="77777777" w:rsidR="00A23937" w:rsidRDefault="00A23937" w:rsidP="00A23937">
      <w:pPr>
        <w:ind w:leftChars="200" w:left="420"/>
        <w:rPr>
          <w:rFonts w:hint="eastAsia"/>
        </w:rPr>
      </w:pPr>
      <w:r>
        <w:rPr>
          <w:rFonts w:hint="eastAsia"/>
        </w:rPr>
        <w:t>用例名：取消收藏</w:t>
      </w:r>
    </w:p>
    <w:p w14:paraId="7EF70715" w14:textId="77777777" w:rsidR="00A23937" w:rsidRDefault="00A23937" w:rsidP="00A23937">
      <w:pPr>
        <w:ind w:leftChars="200" w:left="420"/>
        <w:rPr>
          <w:rFonts w:hint="eastAsia"/>
        </w:rPr>
      </w:pPr>
      <w:r>
        <w:rPr>
          <w:rFonts w:hint="eastAsia"/>
        </w:rPr>
        <w:t>描述：用户可取消已收藏的帖子</w:t>
      </w:r>
    </w:p>
    <w:p w14:paraId="65D79EEC" w14:textId="77777777" w:rsidR="00A23937" w:rsidRDefault="00A23937" w:rsidP="00A23937">
      <w:pPr>
        <w:ind w:leftChars="200" w:left="420"/>
        <w:rPr>
          <w:rFonts w:hint="eastAsia"/>
        </w:rPr>
      </w:pPr>
      <w:r>
        <w:rPr>
          <w:rFonts w:hint="eastAsia"/>
        </w:rPr>
        <w:t>参与者：用户</w:t>
      </w:r>
    </w:p>
    <w:p w14:paraId="1BF8ABF6" w14:textId="77777777" w:rsidR="00A23937" w:rsidRDefault="00A23937" w:rsidP="00A23937">
      <w:pPr>
        <w:ind w:leftChars="200" w:left="420"/>
        <w:rPr>
          <w:rFonts w:hint="eastAsia"/>
        </w:rPr>
      </w:pPr>
      <w:r>
        <w:rPr>
          <w:rFonts w:hint="eastAsia"/>
        </w:rPr>
        <w:t>前置条件：当前帖子已被改用户收藏</w:t>
      </w:r>
    </w:p>
    <w:p w14:paraId="04E11769" w14:textId="2DE9C93F" w:rsidR="00FD5C59" w:rsidRPr="006561F9" w:rsidRDefault="00A23937" w:rsidP="00A23937">
      <w:pPr>
        <w:ind w:leftChars="200" w:left="420"/>
        <w:rPr>
          <w:rFonts w:hint="eastAsia"/>
        </w:rPr>
      </w:pPr>
      <w:r>
        <w:rPr>
          <w:rFonts w:hint="eastAsia"/>
        </w:rPr>
        <w:t>活动图：</w:t>
      </w:r>
    </w:p>
    <w:p w14:paraId="4A4BC23A" w14:textId="077CE8D0" w:rsidR="00FD5C59" w:rsidRPr="006561F9" w:rsidRDefault="00A23937" w:rsidP="00FD5C59">
      <w:pPr>
        <w:jc w:val="center"/>
        <w:rPr>
          <w:rFonts w:hint="eastAsia"/>
        </w:rPr>
      </w:pPr>
      <w:r>
        <w:rPr>
          <w:noProof/>
        </w:rPr>
        <w:lastRenderedPageBreak/>
        <w:drawing>
          <wp:inline distT="0" distB="0" distL="114300" distR="114300" wp14:anchorId="5DFC162E" wp14:editId="2AEBB968">
            <wp:extent cx="5273675" cy="4917440"/>
            <wp:effectExtent l="0" t="0" r="14605"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3"/>
                    <a:stretch>
                      <a:fillRect/>
                    </a:stretch>
                  </pic:blipFill>
                  <pic:spPr>
                    <a:xfrm>
                      <a:off x="0" y="0"/>
                      <a:ext cx="5273675" cy="4917440"/>
                    </a:xfrm>
                    <a:prstGeom prst="rect">
                      <a:avLst/>
                    </a:prstGeom>
                    <a:noFill/>
                    <a:ln>
                      <a:noFill/>
                    </a:ln>
                  </pic:spPr>
                </pic:pic>
              </a:graphicData>
            </a:graphic>
          </wp:inline>
        </w:drawing>
      </w:r>
    </w:p>
    <w:p w14:paraId="576715EB" w14:textId="72E86719" w:rsidR="00FD5C59" w:rsidRPr="006561F9" w:rsidRDefault="00FD5C59" w:rsidP="00FD5C59">
      <w:pPr>
        <w:pStyle w:val="a3"/>
        <w:jc w:val="center"/>
        <w:rPr>
          <w:rFonts w:eastAsiaTheme="minorEastAsia"/>
        </w:rPr>
      </w:pPr>
      <w:r w:rsidRPr="006561F9">
        <w:t>图</w:t>
      </w:r>
      <w:r w:rsidRPr="006561F9">
        <w:t xml:space="preserve"> </w:t>
      </w:r>
      <w:r w:rsidRPr="006561F9">
        <w:rPr>
          <w:rFonts w:hint="eastAsia"/>
        </w:rPr>
        <w:t xml:space="preserve">1.4.22 </w:t>
      </w:r>
      <w:r w:rsidR="00A23937" w:rsidRPr="00A23937">
        <w:rPr>
          <w:rFonts w:hint="eastAsia"/>
        </w:rPr>
        <w:t>取消收藏</w:t>
      </w:r>
      <w:r w:rsidRPr="006561F9">
        <w:rPr>
          <w:rFonts w:hint="eastAsia"/>
        </w:rPr>
        <w:t>活动图</w:t>
      </w:r>
    </w:p>
    <w:p w14:paraId="3D9C7B19" w14:textId="77777777" w:rsidR="00FD5C59" w:rsidRDefault="00FD5C59" w:rsidP="00FD5C59">
      <w:pPr>
        <w:rPr>
          <w:rFonts w:hint="eastAsia"/>
        </w:rPr>
      </w:pPr>
    </w:p>
    <w:p w14:paraId="6BBC7A2D" w14:textId="24C36359" w:rsidR="00FD5C59" w:rsidRPr="006561F9" w:rsidRDefault="00FD5C59" w:rsidP="00FD5C59">
      <w:pPr>
        <w:pStyle w:val="4"/>
        <w:rPr>
          <w:rFonts w:ascii="宋体" w:hAnsi="宋体" w:hint="eastAsia"/>
          <w:szCs w:val="21"/>
        </w:rPr>
      </w:pPr>
      <w:r w:rsidRPr="006561F9">
        <w:rPr>
          <w:rFonts w:ascii="宋体" w:hAnsi="宋体" w:hint="eastAsia"/>
          <w:szCs w:val="21"/>
        </w:rPr>
        <w:t>1</w:t>
      </w:r>
      <w:r w:rsidRPr="006561F9">
        <w:rPr>
          <w:rFonts w:ascii="宋体" w:hAnsi="宋体"/>
          <w:szCs w:val="21"/>
        </w:rPr>
        <w:t>.4.</w:t>
      </w:r>
      <w:r w:rsidR="00A23937">
        <w:rPr>
          <w:rFonts w:ascii="宋体" w:hAnsi="宋体" w:hint="eastAsia"/>
          <w:szCs w:val="21"/>
        </w:rPr>
        <w:t>32</w:t>
      </w:r>
      <w:r w:rsidR="00A23937" w:rsidRPr="00A23937">
        <w:rPr>
          <w:rFonts w:ascii="宋体" w:hAnsi="宋体" w:hint="eastAsia"/>
          <w:szCs w:val="21"/>
        </w:rPr>
        <w:t>查看收藏的帖子</w:t>
      </w:r>
    </w:p>
    <w:p w14:paraId="3303EBE0" w14:textId="77777777" w:rsidR="00A23937" w:rsidRDefault="00A23937" w:rsidP="00A23937">
      <w:pPr>
        <w:ind w:firstLine="360"/>
        <w:rPr>
          <w:rFonts w:hint="eastAsia"/>
        </w:rPr>
      </w:pPr>
      <w:r>
        <w:rPr>
          <w:rFonts w:hint="eastAsia"/>
        </w:rPr>
        <w:t>用例名：查看收藏的帖子</w:t>
      </w:r>
    </w:p>
    <w:p w14:paraId="387CB9CE" w14:textId="77777777" w:rsidR="00A23937" w:rsidRDefault="00A23937" w:rsidP="00A23937">
      <w:pPr>
        <w:ind w:firstLine="360"/>
        <w:rPr>
          <w:rFonts w:hint="eastAsia"/>
        </w:rPr>
      </w:pPr>
      <w:r>
        <w:rPr>
          <w:rFonts w:hint="eastAsia"/>
        </w:rPr>
        <w:t>描述：用户管理员可查看收藏的帖子</w:t>
      </w:r>
    </w:p>
    <w:p w14:paraId="23F0EDFA" w14:textId="77777777" w:rsidR="00A23937" w:rsidRDefault="00A23937" w:rsidP="00A23937">
      <w:pPr>
        <w:ind w:firstLine="360"/>
        <w:rPr>
          <w:rFonts w:hint="eastAsia"/>
        </w:rPr>
      </w:pPr>
      <w:r>
        <w:rPr>
          <w:rFonts w:hint="eastAsia"/>
        </w:rPr>
        <w:t>参与者：用户、管理员</w:t>
      </w:r>
    </w:p>
    <w:p w14:paraId="6CE65700" w14:textId="77777777" w:rsidR="00A23937" w:rsidRDefault="00A23937" w:rsidP="00A23937">
      <w:pPr>
        <w:ind w:firstLine="360"/>
        <w:rPr>
          <w:rFonts w:hint="eastAsia"/>
        </w:rPr>
      </w:pPr>
      <w:r>
        <w:rPr>
          <w:rFonts w:hint="eastAsia"/>
        </w:rPr>
        <w:t>前置条件：用户已登录</w:t>
      </w:r>
    </w:p>
    <w:p w14:paraId="2541111B" w14:textId="6FB7B9ED" w:rsidR="00FD5C59" w:rsidRPr="006561F9" w:rsidRDefault="00A23937" w:rsidP="00A23937">
      <w:pPr>
        <w:pStyle w:val="af2"/>
        <w:ind w:left="360" w:firstLineChars="0" w:firstLine="0"/>
        <w:rPr>
          <w:rFonts w:hint="eastAsia"/>
        </w:rPr>
      </w:pPr>
      <w:r>
        <w:rPr>
          <w:rFonts w:hint="eastAsia"/>
        </w:rPr>
        <w:t>活动图：</w:t>
      </w:r>
    </w:p>
    <w:p w14:paraId="4C39F713" w14:textId="1E43CC26" w:rsidR="00FD5C59" w:rsidRPr="006561F9" w:rsidRDefault="00A23937" w:rsidP="00FD5C59">
      <w:pPr>
        <w:jc w:val="center"/>
        <w:rPr>
          <w:rFonts w:hint="eastAsia"/>
        </w:rPr>
      </w:pPr>
      <w:r>
        <w:rPr>
          <w:noProof/>
        </w:rPr>
        <w:lastRenderedPageBreak/>
        <w:drawing>
          <wp:inline distT="0" distB="0" distL="114300" distR="114300" wp14:anchorId="29FB8900" wp14:editId="31C38B82">
            <wp:extent cx="5272405" cy="4415155"/>
            <wp:effectExtent l="0" t="0" r="63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4"/>
                    <a:stretch>
                      <a:fillRect/>
                    </a:stretch>
                  </pic:blipFill>
                  <pic:spPr>
                    <a:xfrm>
                      <a:off x="0" y="0"/>
                      <a:ext cx="5272405" cy="4415155"/>
                    </a:xfrm>
                    <a:prstGeom prst="rect">
                      <a:avLst/>
                    </a:prstGeom>
                    <a:noFill/>
                    <a:ln>
                      <a:noFill/>
                    </a:ln>
                  </pic:spPr>
                </pic:pic>
              </a:graphicData>
            </a:graphic>
          </wp:inline>
        </w:drawing>
      </w:r>
    </w:p>
    <w:p w14:paraId="66C86B91" w14:textId="7C29E0E5" w:rsidR="00FD5C59" w:rsidRPr="006561F9" w:rsidRDefault="00FD5C59" w:rsidP="00FD5C59">
      <w:pPr>
        <w:pStyle w:val="a3"/>
        <w:jc w:val="center"/>
        <w:rPr>
          <w:rFonts w:eastAsiaTheme="minorEastAsia"/>
        </w:rPr>
      </w:pPr>
      <w:r w:rsidRPr="006561F9">
        <w:t>图</w:t>
      </w:r>
      <w:r w:rsidRPr="006561F9">
        <w:t xml:space="preserve"> </w:t>
      </w:r>
      <w:r w:rsidRPr="006561F9">
        <w:rPr>
          <w:rFonts w:hint="eastAsia"/>
        </w:rPr>
        <w:t xml:space="preserve">1.4.22 </w:t>
      </w:r>
      <w:r w:rsidR="00A23937" w:rsidRPr="00A23937">
        <w:rPr>
          <w:rFonts w:hint="eastAsia"/>
        </w:rPr>
        <w:t>查看收藏的帖子</w:t>
      </w:r>
      <w:r w:rsidRPr="006561F9">
        <w:rPr>
          <w:rFonts w:hint="eastAsia"/>
        </w:rPr>
        <w:t>活动图</w:t>
      </w:r>
    </w:p>
    <w:p w14:paraId="039E5200" w14:textId="77777777" w:rsidR="00FD5C59" w:rsidRDefault="00FD5C59" w:rsidP="00FD5C59">
      <w:pPr>
        <w:rPr>
          <w:rFonts w:hint="eastAsia"/>
        </w:rPr>
      </w:pPr>
    </w:p>
    <w:p w14:paraId="69C8BA6E" w14:textId="1FE7B0D1" w:rsidR="00FD5C59" w:rsidRPr="006561F9" w:rsidRDefault="00FD5C59" w:rsidP="00FD5C59">
      <w:pPr>
        <w:pStyle w:val="4"/>
        <w:rPr>
          <w:rFonts w:ascii="宋体" w:hAnsi="宋体" w:hint="eastAsia"/>
          <w:szCs w:val="21"/>
        </w:rPr>
      </w:pPr>
      <w:r w:rsidRPr="006561F9">
        <w:rPr>
          <w:rFonts w:ascii="宋体" w:hAnsi="宋体" w:hint="eastAsia"/>
          <w:szCs w:val="21"/>
        </w:rPr>
        <w:t>1</w:t>
      </w:r>
      <w:r w:rsidRPr="006561F9">
        <w:rPr>
          <w:rFonts w:ascii="宋体" w:hAnsi="宋体"/>
          <w:szCs w:val="21"/>
        </w:rPr>
        <w:t>.4.</w:t>
      </w:r>
      <w:r w:rsidR="00A23937">
        <w:rPr>
          <w:rFonts w:ascii="宋体" w:hAnsi="宋体" w:hint="eastAsia"/>
          <w:szCs w:val="21"/>
        </w:rPr>
        <w:t>33</w:t>
      </w:r>
      <w:r w:rsidR="00B0271F">
        <w:rPr>
          <w:rFonts w:ascii="宋体" w:hAnsi="宋体" w:cs="宋体" w:hint="eastAsia"/>
        </w:rPr>
        <w:t>发送信息</w:t>
      </w:r>
    </w:p>
    <w:p w14:paraId="59E4B330" w14:textId="77777777" w:rsidR="00B0271F" w:rsidRDefault="00B0271F" w:rsidP="00B0271F">
      <w:pPr>
        <w:ind w:leftChars="200" w:left="420"/>
        <w:rPr>
          <w:rFonts w:hint="eastAsia"/>
        </w:rPr>
      </w:pPr>
      <w:r>
        <w:rPr>
          <w:rFonts w:hint="eastAsia"/>
        </w:rPr>
        <w:t>用例名：发送信息</w:t>
      </w:r>
    </w:p>
    <w:p w14:paraId="35BB314C" w14:textId="77777777" w:rsidR="00B0271F" w:rsidRDefault="00B0271F" w:rsidP="00B0271F">
      <w:pPr>
        <w:ind w:leftChars="200" w:left="420"/>
        <w:rPr>
          <w:rFonts w:hint="eastAsia"/>
        </w:rPr>
      </w:pPr>
      <w:r>
        <w:rPr>
          <w:rFonts w:hint="eastAsia"/>
        </w:rPr>
        <w:t>描述：用户、管理员在私聊界面可以编辑文本或发送图片、视频等</w:t>
      </w:r>
    </w:p>
    <w:p w14:paraId="695F09EC" w14:textId="77777777" w:rsidR="00B0271F" w:rsidRDefault="00B0271F" w:rsidP="00B0271F">
      <w:pPr>
        <w:ind w:leftChars="200" w:left="420"/>
        <w:rPr>
          <w:rFonts w:hint="eastAsia"/>
        </w:rPr>
      </w:pPr>
      <w:r>
        <w:rPr>
          <w:rFonts w:hint="eastAsia"/>
        </w:rPr>
        <w:t>参与者：用户、管理员</w:t>
      </w:r>
    </w:p>
    <w:p w14:paraId="7E0C905A" w14:textId="77777777" w:rsidR="00B0271F" w:rsidRDefault="00B0271F" w:rsidP="00B0271F">
      <w:pPr>
        <w:ind w:leftChars="200" w:left="420"/>
        <w:rPr>
          <w:rFonts w:hint="eastAsia"/>
        </w:rPr>
      </w:pPr>
      <w:r>
        <w:rPr>
          <w:rFonts w:hint="eastAsia"/>
        </w:rPr>
        <w:t>前置条件：用户已登录</w:t>
      </w:r>
    </w:p>
    <w:p w14:paraId="22E890D0" w14:textId="430AC2EF" w:rsidR="00FD5C59" w:rsidRPr="006561F9" w:rsidRDefault="00B0271F" w:rsidP="00B0271F">
      <w:pPr>
        <w:ind w:leftChars="200" w:left="420"/>
        <w:rPr>
          <w:rFonts w:hint="eastAsia"/>
        </w:rPr>
      </w:pPr>
      <w:r>
        <w:rPr>
          <w:rFonts w:hint="eastAsia"/>
        </w:rPr>
        <w:t>活动图：</w:t>
      </w:r>
    </w:p>
    <w:p w14:paraId="4F085254" w14:textId="60574151" w:rsidR="00FD5C59" w:rsidRPr="00B0271F" w:rsidRDefault="00B0271F" w:rsidP="00FD5C59">
      <w:pPr>
        <w:jc w:val="center"/>
        <w:rPr>
          <w:rFonts w:hint="eastAsia"/>
        </w:rPr>
      </w:pPr>
      <w:r>
        <w:rPr>
          <w:noProof/>
        </w:rPr>
        <w:lastRenderedPageBreak/>
        <w:drawing>
          <wp:inline distT="0" distB="0" distL="114300" distR="114300" wp14:anchorId="0E71ABBA" wp14:editId="39D5B63E">
            <wp:extent cx="5269865" cy="4699000"/>
            <wp:effectExtent l="0" t="0" r="3175"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5"/>
                    <a:stretch>
                      <a:fillRect/>
                    </a:stretch>
                  </pic:blipFill>
                  <pic:spPr>
                    <a:xfrm>
                      <a:off x="0" y="0"/>
                      <a:ext cx="5269865" cy="4699000"/>
                    </a:xfrm>
                    <a:prstGeom prst="rect">
                      <a:avLst/>
                    </a:prstGeom>
                    <a:noFill/>
                    <a:ln>
                      <a:noFill/>
                    </a:ln>
                  </pic:spPr>
                </pic:pic>
              </a:graphicData>
            </a:graphic>
          </wp:inline>
        </w:drawing>
      </w:r>
    </w:p>
    <w:p w14:paraId="0D4B4765" w14:textId="59A71DA5" w:rsidR="00FD5C59" w:rsidRPr="006561F9" w:rsidRDefault="00FD5C59" w:rsidP="00FD5C59">
      <w:pPr>
        <w:pStyle w:val="a3"/>
        <w:jc w:val="center"/>
        <w:rPr>
          <w:rFonts w:eastAsiaTheme="minorEastAsia"/>
        </w:rPr>
      </w:pPr>
      <w:r w:rsidRPr="006561F9">
        <w:t>图</w:t>
      </w:r>
      <w:r w:rsidRPr="006561F9">
        <w:t xml:space="preserve"> </w:t>
      </w:r>
      <w:r w:rsidRPr="006561F9">
        <w:rPr>
          <w:rFonts w:hint="eastAsia"/>
        </w:rPr>
        <w:t xml:space="preserve">1.4.22 </w:t>
      </w:r>
      <w:r w:rsidR="00B0271F" w:rsidRPr="00B0271F">
        <w:rPr>
          <w:rFonts w:hint="eastAsia"/>
        </w:rPr>
        <w:t>发送信息</w:t>
      </w:r>
      <w:r w:rsidRPr="006561F9">
        <w:rPr>
          <w:rFonts w:hint="eastAsia"/>
        </w:rPr>
        <w:t>活动图</w:t>
      </w:r>
    </w:p>
    <w:p w14:paraId="1AFFFE3A" w14:textId="77777777" w:rsidR="00FD5C59" w:rsidRDefault="00FD5C59" w:rsidP="00FD5C59">
      <w:pPr>
        <w:rPr>
          <w:rFonts w:hint="eastAsia"/>
        </w:rPr>
      </w:pPr>
    </w:p>
    <w:p w14:paraId="791BFAA8" w14:textId="2863EDC0" w:rsidR="00FD5C59" w:rsidRPr="006561F9" w:rsidRDefault="00FD5C59" w:rsidP="00FD5C59">
      <w:pPr>
        <w:pStyle w:val="4"/>
        <w:rPr>
          <w:rFonts w:ascii="宋体" w:hAnsi="宋体" w:hint="eastAsia"/>
          <w:szCs w:val="21"/>
        </w:rPr>
      </w:pPr>
      <w:r w:rsidRPr="006561F9">
        <w:rPr>
          <w:rFonts w:ascii="宋体" w:hAnsi="宋体" w:hint="eastAsia"/>
          <w:szCs w:val="21"/>
        </w:rPr>
        <w:t>1</w:t>
      </w:r>
      <w:r w:rsidRPr="006561F9">
        <w:rPr>
          <w:rFonts w:ascii="宋体" w:hAnsi="宋体"/>
          <w:szCs w:val="21"/>
        </w:rPr>
        <w:t>.4.</w:t>
      </w:r>
      <w:r w:rsidR="00A23937">
        <w:rPr>
          <w:rFonts w:ascii="宋体" w:hAnsi="宋体" w:hint="eastAsia"/>
          <w:szCs w:val="21"/>
        </w:rPr>
        <w:t>34</w:t>
      </w:r>
      <w:r w:rsidR="00B0271F" w:rsidRPr="00B0271F">
        <w:rPr>
          <w:rFonts w:ascii="宋体" w:hAnsi="宋体" w:hint="eastAsia"/>
          <w:szCs w:val="21"/>
        </w:rPr>
        <w:t>撤回信息</w:t>
      </w:r>
    </w:p>
    <w:p w14:paraId="25AA9E25" w14:textId="77777777" w:rsidR="00B0271F" w:rsidRDefault="00B0271F" w:rsidP="00B0271F">
      <w:pPr>
        <w:ind w:leftChars="200" w:left="420"/>
        <w:rPr>
          <w:rFonts w:hint="eastAsia"/>
        </w:rPr>
      </w:pPr>
      <w:r>
        <w:rPr>
          <w:rFonts w:hint="eastAsia"/>
        </w:rPr>
        <w:t>用例名：撤回信息</w:t>
      </w:r>
    </w:p>
    <w:p w14:paraId="1D81A572" w14:textId="77777777" w:rsidR="00B0271F" w:rsidRDefault="00B0271F" w:rsidP="00B0271F">
      <w:pPr>
        <w:ind w:leftChars="200" w:left="420"/>
        <w:rPr>
          <w:rFonts w:hint="eastAsia"/>
        </w:rPr>
      </w:pPr>
      <w:r>
        <w:rPr>
          <w:rFonts w:hint="eastAsia"/>
        </w:rPr>
        <w:t>描述：两分钟内用户可以撤回发送的任意消息</w:t>
      </w:r>
    </w:p>
    <w:p w14:paraId="11B4BC24" w14:textId="77777777" w:rsidR="00B0271F" w:rsidRDefault="00B0271F" w:rsidP="00B0271F">
      <w:pPr>
        <w:ind w:leftChars="200" w:left="420"/>
        <w:rPr>
          <w:rFonts w:hint="eastAsia"/>
        </w:rPr>
      </w:pPr>
      <w:r>
        <w:rPr>
          <w:rFonts w:hint="eastAsia"/>
        </w:rPr>
        <w:t>参与者：用户、管理员</w:t>
      </w:r>
    </w:p>
    <w:p w14:paraId="5DA26D9E" w14:textId="77777777" w:rsidR="00B0271F" w:rsidRDefault="00B0271F" w:rsidP="00B0271F">
      <w:pPr>
        <w:ind w:leftChars="200" w:left="420"/>
        <w:rPr>
          <w:rFonts w:hint="eastAsia"/>
        </w:rPr>
      </w:pPr>
      <w:r>
        <w:rPr>
          <w:rFonts w:hint="eastAsia"/>
        </w:rPr>
        <w:t>前置条件：用户已登录，消息已发送</w:t>
      </w:r>
    </w:p>
    <w:p w14:paraId="45AEAD33" w14:textId="3B543D9C" w:rsidR="00FD5C59" w:rsidRPr="006561F9" w:rsidRDefault="00B0271F" w:rsidP="00B0271F">
      <w:pPr>
        <w:ind w:leftChars="200" w:left="420"/>
        <w:rPr>
          <w:rFonts w:hint="eastAsia"/>
        </w:rPr>
      </w:pPr>
      <w:r>
        <w:rPr>
          <w:rFonts w:hint="eastAsia"/>
        </w:rPr>
        <w:t>活动图：</w:t>
      </w:r>
    </w:p>
    <w:p w14:paraId="59375D22" w14:textId="7C283750" w:rsidR="00FD5C59" w:rsidRPr="006561F9" w:rsidRDefault="00B0271F" w:rsidP="00FD5C59">
      <w:pPr>
        <w:jc w:val="center"/>
        <w:rPr>
          <w:rFonts w:hint="eastAsia"/>
        </w:rPr>
      </w:pPr>
      <w:r>
        <w:rPr>
          <w:noProof/>
        </w:rPr>
        <w:lastRenderedPageBreak/>
        <w:drawing>
          <wp:inline distT="0" distB="0" distL="114300" distR="114300" wp14:anchorId="2DDF053B" wp14:editId="5FD86F8A">
            <wp:extent cx="5272405" cy="4139565"/>
            <wp:effectExtent l="0" t="0" r="635"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6"/>
                    <a:stretch>
                      <a:fillRect/>
                    </a:stretch>
                  </pic:blipFill>
                  <pic:spPr>
                    <a:xfrm>
                      <a:off x="0" y="0"/>
                      <a:ext cx="5272405" cy="4139565"/>
                    </a:xfrm>
                    <a:prstGeom prst="rect">
                      <a:avLst/>
                    </a:prstGeom>
                    <a:noFill/>
                    <a:ln>
                      <a:noFill/>
                    </a:ln>
                  </pic:spPr>
                </pic:pic>
              </a:graphicData>
            </a:graphic>
          </wp:inline>
        </w:drawing>
      </w:r>
    </w:p>
    <w:p w14:paraId="3BFCD8DD" w14:textId="77777777" w:rsidR="00FD5C59" w:rsidRPr="006561F9" w:rsidRDefault="00FD5C59" w:rsidP="00FD5C59">
      <w:pPr>
        <w:pStyle w:val="a3"/>
        <w:jc w:val="center"/>
        <w:rPr>
          <w:rFonts w:eastAsiaTheme="minorEastAsia"/>
        </w:rPr>
      </w:pPr>
      <w:r w:rsidRPr="006561F9">
        <w:t>图</w:t>
      </w:r>
      <w:r w:rsidRPr="006561F9">
        <w:t xml:space="preserve"> </w:t>
      </w:r>
      <w:r w:rsidRPr="006561F9">
        <w:rPr>
          <w:rFonts w:hint="eastAsia"/>
        </w:rPr>
        <w:t xml:space="preserve">1.4.22 </w:t>
      </w:r>
      <w:r w:rsidRPr="006561F9">
        <w:rPr>
          <w:rFonts w:hint="eastAsia"/>
        </w:rPr>
        <w:t>发表评论活动图</w:t>
      </w:r>
    </w:p>
    <w:p w14:paraId="14BB864D" w14:textId="77777777" w:rsidR="00FD5C59" w:rsidRDefault="00FD5C59" w:rsidP="00FD5C59">
      <w:pPr>
        <w:rPr>
          <w:rFonts w:hint="eastAsia"/>
        </w:rPr>
      </w:pPr>
    </w:p>
    <w:p w14:paraId="23CA3BEE" w14:textId="4BFFA96A" w:rsidR="00FD5C59" w:rsidRPr="006561F9" w:rsidRDefault="00FD5C59" w:rsidP="00FD5C59">
      <w:pPr>
        <w:pStyle w:val="4"/>
        <w:rPr>
          <w:rFonts w:ascii="宋体" w:hAnsi="宋体" w:hint="eastAsia"/>
          <w:szCs w:val="21"/>
        </w:rPr>
      </w:pPr>
      <w:r w:rsidRPr="006561F9">
        <w:rPr>
          <w:rFonts w:ascii="宋体" w:hAnsi="宋体" w:hint="eastAsia"/>
          <w:szCs w:val="21"/>
        </w:rPr>
        <w:t>1</w:t>
      </w:r>
      <w:r w:rsidRPr="006561F9">
        <w:rPr>
          <w:rFonts w:ascii="宋体" w:hAnsi="宋体"/>
          <w:szCs w:val="21"/>
        </w:rPr>
        <w:t>.4.</w:t>
      </w:r>
      <w:r w:rsidR="00A23937">
        <w:rPr>
          <w:rFonts w:ascii="宋体" w:hAnsi="宋体" w:hint="eastAsia"/>
          <w:szCs w:val="21"/>
        </w:rPr>
        <w:t>35</w:t>
      </w:r>
      <w:r w:rsidR="00B0271F" w:rsidRPr="00B0271F">
        <w:rPr>
          <w:rFonts w:ascii="宋体" w:hAnsi="宋体" w:hint="eastAsia"/>
          <w:szCs w:val="21"/>
        </w:rPr>
        <w:t>接收信息</w:t>
      </w:r>
    </w:p>
    <w:p w14:paraId="0B075729" w14:textId="77777777" w:rsidR="00B0271F" w:rsidRDefault="00B0271F" w:rsidP="00B0271F">
      <w:pPr>
        <w:ind w:firstLine="360"/>
        <w:rPr>
          <w:rFonts w:hint="eastAsia"/>
        </w:rPr>
      </w:pPr>
      <w:r>
        <w:rPr>
          <w:rFonts w:hint="eastAsia"/>
        </w:rPr>
        <w:t>用例名：接收信息</w:t>
      </w:r>
    </w:p>
    <w:p w14:paraId="33A77BFD" w14:textId="77777777" w:rsidR="00B0271F" w:rsidRDefault="00B0271F" w:rsidP="00B0271F">
      <w:pPr>
        <w:ind w:firstLine="360"/>
        <w:rPr>
          <w:rFonts w:hint="eastAsia"/>
        </w:rPr>
      </w:pPr>
      <w:r>
        <w:rPr>
          <w:rFonts w:hint="eastAsia"/>
        </w:rPr>
        <w:t>描述：用户可以接收对方发来的私信</w:t>
      </w:r>
    </w:p>
    <w:p w14:paraId="3B4C6650" w14:textId="77777777" w:rsidR="00B0271F" w:rsidRDefault="00B0271F" w:rsidP="00B0271F">
      <w:pPr>
        <w:ind w:firstLine="360"/>
        <w:rPr>
          <w:rFonts w:hint="eastAsia"/>
        </w:rPr>
      </w:pPr>
      <w:r>
        <w:rPr>
          <w:rFonts w:hint="eastAsia"/>
        </w:rPr>
        <w:t>参与者：用户、管理员</w:t>
      </w:r>
    </w:p>
    <w:p w14:paraId="7CFDD6E3" w14:textId="77777777" w:rsidR="00B0271F" w:rsidRDefault="00B0271F" w:rsidP="00B0271F">
      <w:pPr>
        <w:ind w:firstLine="360"/>
        <w:rPr>
          <w:rFonts w:hint="eastAsia"/>
        </w:rPr>
      </w:pPr>
      <w:r>
        <w:rPr>
          <w:rFonts w:hint="eastAsia"/>
        </w:rPr>
        <w:t>前置条件：用户已登录，消息已发送</w:t>
      </w:r>
    </w:p>
    <w:p w14:paraId="61109116" w14:textId="3129BBC6" w:rsidR="00FD5C59" w:rsidRPr="006561F9" w:rsidRDefault="00B0271F" w:rsidP="00B0271F">
      <w:pPr>
        <w:pStyle w:val="af2"/>
        <w:ind w:left="360" w:firstLineChars="0" w:firstLine="0"/>
        <w:rPr>
          <w:rFonts w:hint="eastAsia"/>
        </w:rPr>
      </w:pPr>
      <w:r>
        <w:rPr>
          <w:rFonts w:hint="eastAsia"/>
        </w:rPr>
        <w:t>活动图：</w:t>
      </w:r>
    </w:p>
    <w:p w14:paraId="539AE005" w14:textId="77777777" w:rsidR="00FD5C59" w:rsidRPr="006561F9" w:rsidRDefault="00FD5C59" w:rsidP="00FD5C59">
      <w:pPr>
        <w:rPr>
          <w:rFonts w:hint="eastAsia"/>
        </w:rPr>
      </w:pPr>
    </w:p>
    <w:p w14:paraId="7790F049" w14:textId="56D4D7EF" w:rsidR="00FD5C59" w:rsidRPr="006561F9" w:rsidRDefault="00B0271F" w:rsidP="00FD5C59">
      <w:pPr>
        <w:jc w:val="center"/>
        <w:rPr>
          <w:rFonts w:hint="eastAsia"/>
        </w:rPr>
      </w:pPr>
      <w:r>
        <w:rPr>
          <w:noProof/>
        </w:rPr>
        <w:lastRenderedPageBreak/>
        <w:drawing>
          <wp:inline distT="0" distB="0" distL="114300" distR="114300" wp14:anchorId="3E6CC284" wp14:editId="6D6F21DC">
            <wp:extent cx="5267325" cy="5200015"/>
            <wp:effectExtent l="0" t="0" r="5715" b="1206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7"/>
                    <a:stretch>
                      <a:fillRect/>
                    </a:stretch>
                  </pic:blipFill>
                  <pic:spPr>
                    <a:xfrm>
                      <a:off x="0" y="0"/>
                      <a:ext cx="5267325" cy="5200015"/>
                    </a:xfrm>
                    <a:prstGeom prst="rect">
                      <a:avLst/>
                    </a:prstGeom>
                    <a:noFill/>
                    <a:ln>
                      <a:noFill/>
                    </a:ln>
                  </pic:spPr>
                </pic:pic>
              </a:graphicData>
            </a:graphic>
          </wp:inline>
        </w:drawing>
      </w:r>
    </w:p>
    <w:p w14:paraId="78DBADCC" w14:textId="6BE0E365" w:rsidR="00D57F72" w:rsidRPr="00FD5C59" w:rsidRDefault="00FD5C59" w:rsidP="00FD5C59">
      <w:pPr>
        <w:pStyle w:val="a3"/>
        <w:jc w:val="center"/>
        <w:rPr>
          <w:rFonts w:eastAsiaTheme="minorEastAsia"/>
        </w:rPr>
      </w:pPr>
      <w:r w:rsidRPr="006561F9">
        <w:t>图</w:t>
      </w:r>
      <w:r w:rsidRPr="006561F9">
        <w:t xml:space="preserve"> </w:t>
      </w:r>
      <w:r w:rsidRPr="006561F9">
        <w:rPr>
          <w:rFonts w:hint="eastAsia"/>
        </w:rPr>
        <w:t xml:space="preserve">1.4.22 </w:t>
      </w:r>
      <w:r w:rsidR="00B0271F" w:rsidRPr="00B0271F">
        <w:rPr>
          <w:rFonts w:hint="eastAsia"/>
        </w:rPr>
        <w:t>接收信息</w:t>
      </w:r>
      <w:r w:rsidRPr="006561F9">
        <w:rPr>
          <w:rFonts w:hint="eastAsia"/>
        </w:rPr>
        <w:t>活动图</w:t>
      </w:r>
    </w:p>
    <w:p w14:paraId="54FBA9B8" w14:textId="77777777" w:rsidR="001E646E" w:rsidRDefault="00000000">
      <w:pPr>
        <w:pStyle w:val="2"/>
        <w:rPr>
          <w:rFonts w:hint="eastAsia"/>
        </w:rPr>
      </w:pPr>
      <w:bookmarkStart w:id="78" w:name="_Toc148635500"/>
      <w:r>
        <w:rPr>
          <w:rFonts w:hint="eastAsia"/>
        </w:rPr>
        <w:t>2</w:t>
      </w:r>
      <w:r>
        <w:rPr>
          <w:rFonts w:hint="eastAsia"/>
        </w:rPr>
        <w:t>、性能规定</w:t>
      </w:r>
      <w:bookmarkEnd w:id="78"/>
    </w:p>
    <w:p w14:paraId="55AAE4DD" w14:textId="77777777" w:rsidR="001E646E" w:rsidRDefault="00000000">
      <w:pPr>
        <w:pStyle w:val="3"/>
        <w:rPr>
          <w:rFonts w:hint="eastAsia"/>
        </w:rPr>
      </w:pPr>
      <w:r>
        <w:tab/>
      </w:r>
      <w:bookmarkStart w:id="79" w:name="_Toc148635501"/>
      <w:r>
        <w:t>2.1</w:t>
      </w:r>
      <w:r>
        <w:rPr>
          <w:rFonts w:hint="eastAsia"/>
        </w:rPr>
        <w:t>精度</w:t>
      </w:r>
      <w:bookmarkEnd w:id="79"/>
    </w:p>
    <w:p w14:paraId="181AD724" w14:textId="1788C227" w:rsidR="001E646E" w:rsidRDefault="00000000">
      <w:pPr>
        <w:spacing w:line="360" w:lineRule="auto"/>
        <w:ind w:firstLine="420"/>
        <w:rPr>
          <w:rFonts w:ascii="宋体" w:eastAsia="宋体" w:hAnsi="宋体" w:hint="eastAsia"/>
        </w:rPr>
      </w:pPr>
      <w:r>
        <w:rPr>
          <w:rFonts w:ascii="宋体" w:eastAsia="宋体" w:hAnsi="宋体" w:hint="eastAsia"/>
        </w:rPr>
        <w:t>用户信息、</w:t>
      </w:r>
      <w:r w:rsidR="00475C3F">
        <w:rPr>
          <w:rFonts w:ascii="宋体" w:eastAsia="宋体" w:hAnsi="宋体" w:hint="eastAsia"/>
        </w:rPr>
        <w:t>运动项目</w:t>
      </w:r>
      <w:r>
        <w:rPr>
          <w:rFonts w:ascii="宋体" w:eastAsia="宋体" w:hAnsi="宋体" w:hint="eastAsia"/>
        </w:rPr>
        <w:t>信息、</w:t>
      </w:r>
      <w:r w:rsidR="00475C3F">
        <w:rPr>
          <w:rFonts w:ascii="宋体" w:eastAsia="宋体" w:hAnsi="宋体" w:hint="eastAsia"/>
        </w:rPr>
        <w:t>运动计划</w:t>
      </w:r>
      <w:r>
        <w:rPr>
          <w:rFonts w:ascii="宋体" w:eastAsia="宋体" w:hAnsi="宋体" w:hint="eastAsia"/>
        </w:rPr>
        <w:t>信息、主题帖、评论都需要按照符合条件的输入进行保存，否则提示重新输入。</w:t>
      </w:r>
    </w:p>
    <w:p w14:paraId="58BC4649" w14:textId="77777777" w:rsidR="001E646E" w:rsidRDefault="001E646E">
      <w:pPr>
        <w:rPr>
          <w:rFonts w:hint="eastAsia"/>
        </w:rPr>
      </w:pPr>
    </w:p>
    <w:p w14:paraId="49E13FED" w14:textId="77777777" w:rsidR="001E646E" w:rsidRDefault="00000000">
      <w:pPr>
        <w:pStyle w:val="3"/>
        <w:rPr>
          <w:rFonts w:hint="eastAsia"/>
        </w:rPr>
      </w:pPr>
      <w:r>
        <w:tab/>
      </w:r>
      <w:bookmarkStart w:id="80" w:name="_Toc148635502"/>
      <w:r>
        <w:t>2.2</w:t>
      </w:r>
      <w:r>
        <w:rPr>
          <w:rFonts w:hint="eastAsia"/>
        </w:rPr>
        <w:t>时间特性要求</w:t>
      </w:r>
      <w:bookmarkEnd w:id="80"/>
    </w:p>
    <w:p w14:paraId="615E4608" w14:textId="77777777" w:rsidR="001E646E" w:rsidRDefault="00000000">
      <w:pPr>
        <w:numPr>
          <w:ilvl w:val="0"/>
          <w:numId w:val="2"/>
        </w:numPr>
        <w:spacing w:line="360" w:lineRule="auto"/>
        <w:rPr>
          <w:rFonts w:ascii="宋体" w:eastAsia="宋体" w:hAnsi="宋体" w:hint="eastAsia"/>
        </w:rPr>
      </w:pPr>
      <w:r>
        <w:rPr>
          <w:rFonts w:ascii="宋体" w:eastAsia="宋体" w:hAnsi="宋体" w:hint="eastAsia"/>
        </w:rPr>
        <w:t>服务器响应时间：小于1.5秒；</w:t>
      </w:r>
    </w:p>
    <w:p w14:paraId="78B18010" w14:textId="77777777" w:rsidR="001E646E" w:rsidRDefault="00000000">
      <w:pPr>
        <w:numPr>
          <w:ilvl w:val="0"/>
          <w:numId w:val="2"/>
        </w:numPr>
        <w:spacing w:line="360" w:lineRule="auto"/>
        <w:rPr>
          <w:rFonts w:ascii="宋体" w:eastAsia="宋体" w:hAnsi="宋体" w:hint="eastAsia"/>
        </w:rPr>
      </w:pPr>
      <w:r>
        <w:rPr>
          <w:rFonts w:ascii="宋体" w:eastAsia="宋体" w:hAnsi="宋体" w:hint="eastAsia"/>
        </w:rPr>
        <w:lastRenderedPageBreak/>
        <w:t>注册信息验证发送时间：小于2秒；</w:t>
      </w:r>
    </w:p>
    <w:p w14:paraId="4C8AD9E0" w14:textId="77777777" w:rsidR="001E646E" w:rsidRDefault="00000000">
      <w:pPr>
        <w:numPr>
          <w:ilvl w:val="0"/>
          <w:numId w:val="2"/>
        </w:numPr>
        <w:spacing w:line="360" w:lineRule="auto"/>
        <w:rPr>
          <w:rFonts w:ascii="宋体" w:eastAsia="宋体" w:hAnsi="宋体" w:hint="eastAsia"/>
        </w:rPr>
      </w:pPr>
      <w:r>
        <w:rPr>
          <w:rFonts w:ascii="宋体" w:eastAsia="宋体" w:hAnsi="宋体" w:hint="eastAsia"/>
        </w:rPr>
        <w:t>账户登陆响应时间：小于1秒；</w:t>
      </w:r>
    </w:p>
    <w:p w14:paraId="05D54E28" w14:textId="61466520"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创建计划</w:t>
      </w:r>
      <w:r>
        <w:rPr>
          <w:rFonts w:ascii="宋体" w:eastAsia="宋体" w:hAnsi="宋体" w:hint="eastAsia"/>
        </w:rPr>
        <w:t>处理时间：小于1秒；</w:t>
      </w:r>
    </w:p>
    <w:p w14:paraId="6323F799" w14:textId="5B95D8AE"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查看我的计划</w:t>
      </w:r>
      <w:r>
        <w:rPr>
          <w:rFonts w:ascii="宋体" w:eastAsia="宋体" w:hAnsi="宋体" w:hint="eastAsia"/>
        </w:rPr>
        <w:t>处理时间：小于1秒；</w:t>
      </w:r>
    </w:p>
    <w:p w14:paraId="75DE82B8" w14:textId="0E08581A"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收藏与启用</w:t>
      </w:r>
      <w:r>
        <w:rPr>
          <w:rFonts w:ascii="宋体" w:eastAsia="宋体" w:hAnsi="宋体" w:hint="eastAsia"/>
        </w:rPr>
        <w:t>处理时间：小于1秒；</w:t>
      </w:r>
    </w:p>
    <w:p w14:paraId="7449BA63" w14:textId="231DB569"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分享训练计划</w:t>
      </w:r>
      <w:r>
        <w:rPr>
          <w:rFonts w:ascii="宋体" w:eastAsia="宋体" w:hAnsi="宋体" w:hint="eastAsia"/>
        </w:rPr>
        <w:t>处理时间：小于1秒；</w:t>
      </w:r>
    </w:p>
    <w:p w14:paraId="4B805762" w14:textId="30854DC7"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搜索计划</w:t>
      </w:r>
      <w:r>
        <w:rPr>
          <w:rFonts w:ascii="宋体" w:eastAsia="宋体" w:hAnsi="宋体" w:hint="eastAsia"/>
        </w:rPr>
        <w:t>处理时间：小于1秒；</w:t>
      </w:r>
    </w:p>
    <w:p w14:paraId="15A52857" w14:textId="7BCB1D7B"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上下架管理</w:t>
      </w:r>
      <w:r>
        <w:rPr>
          <w:rFonts w:ascii="宋体" w:eastAsia="宋体" w:hAnsi="宋体" w:hint="eastAsia"/>
        </w:rPr>
        <w:t>处理时间：小于1秒；</w:t>
      </w:r>
    </w:p>
    <w:p w14:paraId="7C094DFF" w14:textId="26F5824F"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提交审核</w:t>
      </w:r>
      <w:r>
        <w:rPr>
          <w:rFonts w:ascii="宋体" w:eastAsia="宋体" w:hAnsi="宋体" w:hint="eastAsia"/>
        </w:rPr>
        <w:t>处理时间：小于2秒；</w:t>
      </w:r>
    </w:p>
    <w:p w14:paraId="0C0218EA" w14:textId="3BDD3562" w:rsidR="001E646E" w:rsidRDefault="00DE4A66">
      <w:pPr>
        <w:numPr>
          <w:ilvl w:val="0"/>
          <w:numId w:val="2"/>
        </w:numPr>
        <w:spacing w:line="360" w:lineRule="auto"/>
        <w:rPr>
          <w:rFonts w:ascii="宋体" w:eastAsia="宋体" w:hAnsi="宋体" w:hint="eastAsia"/>
        </w:rPr>
      </w:pPr>
      <w:r w:rsidRPr="00DE4A66">
        <w:rPr>
          <w:rFonts w:ascii="宋体" w:eastAsia="宋体" w:hAnsi="宋体"/>
        </w:rPr>
        <w:t>删除计划</w:t>
      </w:r>
      <w:r>
        <w:rPr>
          <w:rFonts w:ascii="宋体" w:eastAsia="宋体" w:hAnsi="宋体" w:hint="eastAsia"/>
        </w:rPr>
        <w:t>处理时间：小于1秒；</w:t>
      </w:r>
    </w:p>
    <w:p w14:paraId="4782846D" w14:textId="4794356D"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增加打卡记录</w:t>
      </w:r>
      <w:r>
        <w:rPr>
          <w:rFonts w:ascii="宋体" w:eastAsia="宋体" w:hAnsi="宋体" w:hint="eastAsia"/>
        </w:rPr>
        <w:t>处理时间：小于1秒；</w:t>
      </w:r>
    </w:p>
    <w:p w14:paraId="751F2502" w14:textId="28DFE4E3"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删除打卡记录</w:t>
      </w:r>
      <w:r>
        <w:rPr>
          <w:rFonts w:ascii="宋体" w:eastAsia="宋体" w:hAnsi="宋体" w:hint="eastAsia"/>
        </w:rPr>
        <w:t>处理时间：小于1秒；</w:t>
      </w:r>
    </w:p>
    <w:p w14:paraId="46DBAEA5" w14:textId="7E0A9AE6"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查看打卡记录</w:t>
      </w:r>
      <w:r>
        <w:rPr>
          <w:rFonts w:ascii="宋体" w:eastAsia="宋体" w:hAnsi="宋体" w:hint="eastAsia"/>
        </w:rPr>
        <w:t>处理时间：小于1秒；</w:t>
      </w:r>
    </w:p>
    <w:p w14:paraId="74C7BF96" w14:textId="58F0F54B"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按照日期查询打卡记录</w:t>
      </w:r>
      <w:r>
        <w:rPr>
          <w:rFonts w:ascii="宋体" w:eastAsia="宋体" w:hAnsi="宋体" w:hint="eastAsia"/>
        </w:rPr>
        <w:t>处理时间：小于1秒；</w:t>
      </w:r>
    </w:p>
    <w:p w14:paraId="2E0DE0EB" w14:textId="22B5AE9D"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发表帖子</w:t>
      </w:r>
      <w:r>
        <w:rPr>
          <w:rFonts w:ascii="宋体" w:eastAsia="宋体" w:hAnsi="宋体" w:hint="eastAsia"/>
        </w:rPr>
        <w:t>处理时间：小于1秒；</w:t>
      </w:r>
    </w:p>
    <w:p w14:paraId="657A61EC" w14:textId="17C06B78"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删除帖子</w:t>
      </w:r>
      <w:r>
        <w:rPr>
          <w:rFonts w:ascii="宋体" w:eastAsia="宋体" w:hAnsi="宋体" w:hint="eastAsia"/>
        </w:rPr>
        <w:t>处理时间：小于1秒；</w:t>
      </w:r>
    </w:p>
    <w:p w14:paraId="230B90AC" w14:textId="0ECE1F02"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审核帖子</w:t>
      </w:r>
      <w:r>
        <w:rPr>
          <w:rFonts w:ascii="宋体" w:eastAsia="宋体" w:hAnsi="宋体" w:hint="eastAsia"/>
        </w:rPr>
        <w:t>处理时间：小于1秒；</w:t>
      </w:r>
    </w:p>
    <w:p w14:paraId="0DB9EC95" w14:textId="5F0B11A9"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查看主题帖</w:t>
      </w:r>
      <w:r>
        <w:rPr>
          <w:rFonts w:ascii="宋体" w:eastAsia="宋体" w:hAnsi="宋体" w:hint="eastAsia"/>
        </w:rPr>
        <w:t>处理时间：小于1秒；</w:t>
      </w:r>
    </w:p>
    <w:p w14:paraId="30B5B84B" w14:textId="7C044683"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发表评论</w:t>
      </w:r>
      <w:r>
        <w:rPr>
          <w:rFonts w:ascii="宋体" w:eastAsia="宋体" w:hAnsi="宋体" w:hint="eastAsia"/>
        </w:rPr>
        <w:t>处理时间：小于1秒；</w:t>
      </w:r>
    </w:p>
    <w:p w14:paraId="466BD682" w14:textId="019BE727"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删除评论</w:t>
      </w:r>
      <w:r>
        <w:rPr>
          <w:rFonts w:ascii="宋体" w:eastAsia="宋体" w:hAnsi="宋体" w:hint="eastAsia"/>
        </w:rPr>
        <w:t>处理时间：小于1秒；</w:t>
      </w:r>
    </w:p>
    <w:p w14:paraId="32111B16" w14:textId="07536094"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查看评论</w:t>
      </w:r>
      <w:r>
        <w:rPr>
          <w:rFonts w:ascii="宋体" w:eastAsia="宋体" w:hAnsi="宋体" w:hint="eastAsia"/>
        </w:rPr>
        <w:t>处理时间：小于1秒；</w:t>
      </w:r>
    </w:p>
    <w:p w14:paraId="5548D702" w14:textId="2016006A" w:rsidR="001E646E" w:rsidRDefault="00DE4A66">
      <w:pPr>
        <w:numPr>
          <w:ilvl w:val="0"/>
          <w:numId w:val="2"/>
        </w:numPr>
        <w:spacing w:line="360" w:lineRule="auto"/>
        <w:rPr>
          <w:rFonts w:ascii="宋体" w:eastAsia="宋体" w:hAnsi="宋体" w:hint="eastAsia"/>
        </w:rPr>
      </w:pPr>
      <w:r w:rsidRPr="00DE4A66">
        <w:rPr>
          <w:rFonts w:ascii="宋体" w:eastAsia="宋体" w:hAnsi="宋体" w:hint="eastAsia"/>
        </w:rPr>
        <w:t>审核评论</w:t>
      </w:r>
      <w:r>
        <w:rPr>
          <w:rFonts w:ascii="宋体" w:eastAsia="宋体" w:hAnsi="宋体" w:hint="eastAsia"/>
        </w:rPr>
        <w:t>处理时间：小于1秒；</w:t>
      </w:r>
    </w:p>
    <w:p w14:paraId="221B34AB" w14:textId="6C1D464C" w:rsidR="00DE4A66" w:rsidRDefault="00DE4A66" w:rsidP="00DE4A66">
      <w:pPr>
        <w:numPr>
          <w:ilvl w:val="0"/>
          <w:numId w:val="2"/>
        </w:numPr>
        <w:spacing w:line="360" w:lineRule="auto"/>
        <w:rPr>
          <w:rFonts w:ascii="宋体" w:eastAsia="宋体" w:hAnsi="宋体" w:hint="eastAsia"/>
        </w:rPr>
      </w:pPr>
      <w:r w:rsidRPr="00DE4A66">
        <w:rPr>
          <w:rFonts w:ascii="宋体" w:eastAsia="宋体" w:hAnsi="宋体" w:hint="eastAsia"/>
        </w:rPr>
        <w:t>收藏帖子</w:t>
      </w:r>
      <w:r>
        <w:rPr>
          <w:rFonts w:ascii="宋体" w:eastAsia="宋体" w:hAnsi="宋体" w:hint="eastAsia"/>
        </w:rPr>
        <w:t>响应时间：小于1秒；</w:t>
      </w:r>
    </w:p>
    <w:p w14:paraId="4DD08F91" w14:textId="2DA6CD46" w:rsidR="00DE4A66" w:rsidRDefault="00DE4A66" w:rsidP="00DE4A66">
      <w:pPr>
        <w:numPr>
          <w:ilvl w:val="0"/>
          <w:numId w:val="2"/>
        </w:numPr>
        <w:spacing w:line="360" w:lineRule="auto"/>
        <w:rPr>
          <w:rFonts w:ascii="宋体" w:eastAsia="宋体" w:hAnsi="宋体" w:hint="eastAsia"/>
        </w:rPr>
      </w:pPr>
      <w:r w:rsidRPr="00DE4A66">
        <w:rPr>
          <w:rFonts w:ascii="宋体" w:eastAsia="宋体" w:hAnsi="宋体" w:hint="eastAsia"/>
        </w:rPr>
        <w:t>取消收藏</w:t>
      </w:r>
      <w:r>
        <w:rPr>
          <w:rFonts w:ascii="宋体" w:eastAsia="宋体" w:hAnsi="宋体" w:hint="eastAsia"/>
        </w:rPr>
        <w:t>响应时间：小于1秒；</w:t>
      </w:r>
    </w:p>
    <w:p w14:paraId="55208677" w14:textId="79D5517A" w:rsidR="00DE4A66" w:rsidRDefault="00DE4A66" w:rsidP="00DE4A66">
      <w:pPr>
        <w:numPr>
          <w:ilvl w:val="0"/>
          <w:numId w:val="2"/>
        </w:numPr>
        <w:spacing w:line="360" w:lineRule="auto"/>
        <w:rPr>
          <w:rFonts w:ascii="宋体" w:eastAsia="宋体" w:hAnsi="宋体" w:hint="eastAsia"/>
        </w:rPr>
      </w:pPr>
      <w:r w:rsidRPr="00DE4A66">
        <w:rPr>
          <w:rFonts w:ascii="宋体" w:eastAsia="宋体" w:hAnsi="宋体" w:hint="eastAsia"/>
        </w:rPr>
        <w:t>查看收藏的帖子</w:t>
      </w:r>
      <w:r>
        <w:rPr>
          <w:rFonts w:ascii="宋体" w:eastAsia="宋体" w:hAnsi="宋体" w:hint="eastAsia"/>
        </w:rPr>
        <w:t>响应时间：小于1秒；</w:t>
      </w:r>
    </w:p>
    <w:p w14:paraId="5BD3666F" w14:textId="69423BDF" w:rsidR="00DE4A66" w:rsidRDefault="00DE4A66" w:rsidP="00DE4A66">
      <w:pPr>
        <w:numPr>
          <w:ilvl w:val="0"/>
          <w:numId w:val="2"/>
        </w:numPr>
        <w:spacing w:line="360" w:lineRule="auto"/>
        <w:rPr>
          <w:rFonts w:ascii="宋体" w:eastAsia="宋体" w:hAnsi="宋体" w:hint="eastAsia"/>
        </w:rPr>
      </w:pPr>
      <w:r w:rsidRPr="00DE4A66">
        <w:rPr>
          <w:rFonts w:ascii="宋体" w:eastAsia="宋体" w:hAnsi="宋体" w:hint="eastAsia"/>
        </w:rPr>
        <w:t>发送信息</w:t>
      </w:r>
      <w:r>
        <w:rPr>
          <w:rFonts w:ascii="宋体" w:eastAsia="宋体" w:hAnsi="宋体" w:hint="eastAsia"/>
        </w:rPr>
        <w:t>响应时间：小于1秒；</w:t>
      </w:r>
    </w:p>
    <w:p w14:paraId="5695427D" w14:textId="6AFA9E89" w:rsidR="00DE4A66" w:rsidRDefault="00DE4A66" w:rsidP="00DE4A66">
      <w:pPr>
        <w:numPr>
          <w:ilvl w:val="0"/>
          <w:numId w:val="2"/>
        </w:numPr>
        <w:spacing w:line="360" w:lineRule="auto"/>
        <w:rPr>
          <w:rFonts w:ascii="宋体" w:eastAsia="宋体" w:hAnsi="宋体" w:hint="eastAsia"/>
        </w:rPr>
      </w:pPr>
      <w:r w:rsidRPr="00DE4A66">
        <w:rPr>
          <w:rFonts w:ascii="宋体" w:eastAsia="宋体" w:hAnsi="宋体" w:hint="eastAsia"/>
        </w:rPr>
        <w:t>撤回信息</w:t>
      </w:r>
      <w:r>
        <w:rPr>
          <w:rFonts w:ascii="宋体" w:eastAsia="宋体" w:hAnsi="宋体" w:hint="eastAsia"/>
        </w:rPr>
        <w:t>响应时间：小于1秒；</w:t>
      </w:r>
    </w:p>
    <w:p w14:paraId="35C104C2" w14:textId="05689FA4" w:rsidR="00DE4A66" w:rsidRPr="00DE4A66" w:rsidRDefault="00DE4A66" w:rsidP="00DE4A66">
      <w:pPr>
        <w:numPr>
          <w:ilvl w:val="0"/>
          <w:numId w:val="2"/>
        </w:numPr>
        <w:spacing w:line="360" w:lineRule="auto"/>
        <w:rPr>
          <w:rFonts w:ascii="宋体" w:eastAsia="宋体" w:hAnsi="宋体" w:hint="eastAsia"/>
        </w:rPr>
      </w:pPr>
      <w:r w:rsidRPr="00DE4A66">
        <w:rPr>
          <w:rFonts w:ascii="宋体" w:eastAsia="宋体" w:hAnsi="宋体" w:hint="eastAsia"/>
        </w:rPr>
        <w:t>接收信息</w:t>
      </w:r>
      <w:r>
        <w:rPr>
          <w:rFonts w:ascii="宋体" w:eastAsia="宋体" w:hAnsi="宋体" w:hint="eastAsia"/>
        </w:rPr>
        <w:t>响应时间：小于1秒；</w:t>
      </w:r>
    </w:p>
    <w:p w14:paraId="0B5068A2" w14:textId="77777777" w:rsidR="001E646E" w:rsidRPr="00DE4A66" w:rsidRDefault="001E646E">
      <w:pPr>
        <w:rPr>
          <w:rFonts w:ascii="宋体" w:eastAsia="宋体" w:hAnsi="宋体" w:hint="eastAsia"/>
        </w:rPr>
      </w:pPr>
    </w:p>
    <w:p w14:paraId="26CABB10" w14:textId="77777777" w:rsidR="001E646E" w:rsidRDefault="00000000">
      <w:pPr>
        <w:pStyle w:val="3"/>
        <w:rPr>
          <w:rFonts w:hint="eastAsia"/>
        </w:rPr>
      </w:pPr>
      <w:r>
        <w:lastRenderedPageBreak/>
        <w:tab/>
      </w:r>
      <w:bookmarkStart w:id="81" w:name="_Toc148635503"/>
      <w:r>
        <w:t>2.3</w:t>
      </w:r>
      <w:r>
        <w:rPr>
          <w:rFonts w:hint="eastAsia"/>
        </w:rPr>
        <w:t>灵活性</w:t>
      </w:r>
      <w:bookmarkEnd w:id="81"/>
    </w:p>
    <w:p w14:paraId="4A770EBB" w14:textId="236D07F8" w:rsidR="001E646E" w:rsidRDefault="00000000">
      <w:pPr>
        <w:numPr>
          <w:ilvl w:val="0"/>
          <w:numId w:val="3"/>
        </w:numPr>
        <w:spacing w:line="360" w:lineRule="auto"/>
        <w:rPr>
          <w:rFonts w:ascii="宋体" w:eastAsia="宋体" w:hAnsi="宋体" w:hint="eastAsia"/>
        </w:rPr>
      </w:pPr>
      <w:r>
        <w:rPr>
          <w:rFonts w:ascii="宋体" w:eastAsia="宋体" w:hAnsi="宋体" w:hint="eastAsia"/>
        </w:rPr>
        <w:t>操作方式上的变化：可以通过电脑端浏览器</w:t>
      </w:r>
      <w:r w:rsidR="00475C3F">
        <w:rPr>
          <w:rFonts w:ascii="宋体" w:eastAsia="宋体" w:hAnsi="宋体" w:hint="eastAsia"/>
        </w:rPr>
        <w:t>或手机端APP</w:t>
      </w:r>
      <w:r>
        <w:rPr>
          <w:rFonts w:ascii="宋体" w:eastAsia="宋体" w:hAnsi="宋体" w:hint="eastAsia"/>
        </w:rPr>
        <w:t>进行访问；</w:t>
      </w:r>
    </w:p>
    <w:p w14:paraId="547D056F" w14:textId="569562ED" w:rsidR="001E646E" w:rsidRDefault="00000000">
      <w:pPr>
        <w:numPr>
          <w:ilvl w:val="0"/>
          <w:numId w:val="3"/>
        </w:numPr>
        <w:spacing w:line="360" w:lineRule="auto"/>
        <w:rPr>
          <w:rFonts w:ascii="宋体" w:eastAsia="宋体" w:hAnsi="宋体" w:hint="eastAsia"/>
        </w:rPr>
      </w:pPr>
      <w:r>
        <w:rPr>
          <w:rFonts w:ascii="宋体" w:eastAsia="宋体" w:hAnsi="宋体" w:hint="eastAsia"/>
        </w:rPr>
        <w:t>运行环境的变化：在IE</w:t>
      </w:r>
      <w:r>
        <w:rPr>
          <w:rFonts w:ascii="宋体" w:eastAsia="宋体" w:hAnsi="宋体"/>
        </w:rPr>
        <w:t xml:space="preserve"> </w:t>
      </w:r>
      <w:r>
        <w:rPr>
          <w:rFonts w:ascii="宋体" w:eastAsia="宋体" w:hAnsi="宋体" w:hint="eastAsia"/>
        </w:rPr>
        <w:t>11、Firefox</w:t>
      </w:r>
      <w:r>
        <w:rPr>
          <w:rFonts w:ascii="宋体" w:eastAsia="宋体" w:hAnsi="宋体"/>
        </w:rPr>
        <w:t xml:space="preserve"> </w:t>
      </w:r>
      <w:r>
        <w:rPr>
          <w:rFonts w:ascii="宋体" w:eastAsia="宋体" w:hAnsi="宋体" w:hint="eastAsia"/>
        </w:rPr>
        <w:t>42、Goo</w:t>
      </w:r>
      <w:r>
        <w:rPr>
          <w:rFonts w:ascii="宋体" w:eastAsia="宋体" w:hAnsi="宋体"/>
        </w:rPr>
        <w:t xml:space="preserve">gle </w:t>
      </w:r>
      <w:r>
        <w:rPr>
          <w:rFonts w:ascii="宋体" w:eastAsia="宋体" w:hAnsi="宋体" w:hint="eastAsia"/>
        </w:rPr>
        <w:t>C</w:t>
      </w:r>
      <w:r>
        <w:rPr>
          <w:rFonts w:ascii="宋体" w:eastAsia="宋体" w:hAnsi="宋体"/>
        </w:rPr>
        <w:t>hrome</w:t>
      </w:r>
      <w:r>
        <w:rPr>
          <w:rFonts w:ascii="宋体" w:eastAsia="宋体" w:hAnsi="宋体" w:hint="eastAsia"/>
        </w:rPr>
        <w:t xml:space="preserve"> 53以上</w:t>
      </w:r>
      <w:r w:rsidR="00475C3F">
        <w:rPr>
          <w:rFonts w:ascii="宋体" w:eastAsia="宋体" w:hAnsi="宋体" w:hint="eastAsia"/>
        </w:rPr>
        <w:t>或Android系统</w:t>
      </w:r>
      <w:r>
        <w:rPr>
          <w:rFonts w:ascii="宋体" w:eastAsia="宋体" w:hAnsi="宋体" w:hint="eastAsia"/>
        </w:rPr>
        <w:t>环境进行访问；</w:t>
      </w:r>
    </w:p>
    <w:p w14:paraId="5B464392" w14:textId="77777777" w:rsidR="001E646E" w:rsidRDefault="00000000">
      <w:pPr>
        <w:numPr>
          <w:ilvl w:val="0"/>
          <w:numId w:val="3"/>
        </w:numPr>
        <w:spacing w:line="360" w:lineRule="auto"/>
        <w:rPr>
          <w:rFonts w:ascii="宋体" w:eastAsia="宋体" w:hAnsi="宋体" w:hint="eastAsia"/>
        </w:rPr>
      </w:pPr>
      <w:r>
        <w:rPr>
          <w:rFonts w:ascii="宋体" w:eastAsia="宋体" w:hAnsi="宋体" w:hint="eastAsia"/>
        </w:rPr>
        <w:t>精度和有效时限的变化：精度变化要对系统的影响尽量减小；</w:t>
      </w:r>
    </w:p>
    <w:p w14:paraId="319B267C" w14:textId="77777777" w:rsidR="001E646E" w:rsidRDefault="00000000">
      <w:pPr>
        <w:numPr>
          <w:ilvl w:val="0"/>
          <w:numId w:val="3"/>
        </w:numPr>
        <w:spacing w:line="360" w:lineRule="auto"/>
        <w:rPr>
          <w:rFonts w:ascii="宋体" w:eastAsia="宋体" w:hAnsi="宋体" w:hint="eastAsia"/>
        </w:rPr>
      </w:pPr>
      <w:r>
        <w:rPr>
          <w:rFonts w:ascii="宋体" w:eastAsia="宋体" w:hAnsi="宋体" w:hint="eastAsia"/>
        </w:rPr>
        <w:t>计划的变化或改进：能够比较容易地根据需求进行改进。</w:t>
      </w:r>
    </w:p>
    <w:p w14:paraId="282032D9" w14:textId="77777777" w:rsidR="001E646E" w:rsidRDefault="001E646E">
      <w:pPr>
        <w:rPr>
          <w:rFonts w:hint="eastAsia"/>
        </w:rPr>
      </w:pPr>
    </w:p>
    <w:p w14:paraId="764B7377" w14:textId="77777777" w:rsidR="001E646E" w:rsidRDefault="00000000">
      <w:pPr>
        <w:pStyle w:val="2"/>
        <w:rPr>
          <w:rFonts w:hint="eastAsia"/>
        </w:rPr>
      </w:pPr>
      <w:bookmarkStart w:id="82" w:name="_Toc148635504"/>
      <w:r>
        <w:rPr>
          <w:rFonts w:hint="eastAsia"/>
        </w:rPr>
        <w:t>3</w:t>
      </w:r>
      <w:r>
        <w:rPr>
          <w:rFonts w:hint="eastAsia"/>
        </w:rPr>
        <w:t>、输入输出要求</w:t>
      </w:r>
      <w:bookmarkEnd w:id="82"/>
    </w:p>
    <w:p w14:paraId="479984C1" w14:textId="0E309004" w:rsidR="001E646E" w:rsidRDefault="00000000">
      <w:pPr>
        <w:spacing w:line="360" w:lineRule="auto"/>
        <w:ind w:firstLine="420"/>
        <w:rPr>
          <w:rFonts w:ascii="宋体" w:eastAsia="宋体" w:hAnsi="宋体" w:hint="eastAsia"/>
        </w:rPr>
      </w:pPr>
      <w:r>
        <w:rPr>
          <w:rFonts w:ascii="宋体" w:eastAsia="宋体" w:hAnsi="宋体" w:hint="eastAsia"/>
        </w:rPr>
        <w:t>输入数据基本为：用户账号、用户密码、验证码、</w:t>
      </w:r>
      <w:r w:rsidR="00475C3F">
        <w:rPr>
          <w:rFonts w:ascii="宋体" w:eastAsia="宋体" w:hAnsi="宋体" w:hint="eastAsia"/>
        </w:rPr>
        <w:t>运动</w:t>
      </w:r>
      <w:r>
        <w:rPr>
          <w:rFonts w:ascii="宋体" w:eastAsia="宋体" w:hAnsi="宋体" w:hint="eastAsia"/>
        </w:rPr>
        <w:t>信息、</w:t>
      </w:r>
      <w:r w:rsidR="00475C3F">
        <w:rPr>
          <w:rFonts w:ascii="宋体" w:eastAsia="宋体" w:hAnsi="宋体" w:hint="eastAsia"/>
        </w:rPr>
        <w:t>运动计划</w:t>
      </w:r>
      <w:r>
        <w:rPr>
          <w:rFonts w:ascii="宋体" w:eastAsia="宋体" w:hAnsi="宋体" w:hint="eastAsia"/>
        </w:rPr>
        <w:t>信息、主题帖、评论，以上输入均为字符串形式；输出数据基本为</w:t>
      </w:r>
      <w:r w:rsidR="00475C3F">
        <w:rPr>
          <w:rFonts w:ascii="宋体" w:eastAsia="宋体" w:hAnsi="宋体" w:hint="eastAsia"/>
        </w:rPr>
        <w:t>运动记录</w:t>
      </w:r>
      <w:r>
        <w:rPr>
          <w:rFonts w:ascii="宋体" w:eastAsia="宋体" w:hAnsi="宋体" w:hint="eastAsia"/>
        </w:rPr>
        <w:t>界面、收藏的</w:t>
      </w:r>
      <w:r w:rsidR="00475C3F">
        <w:rPr>
          <w:rFonts w:ascii="宋体" w:eastAsia="宋体" w:hAnsi="宋体" w:hint="eastAsia"/>
        </w:rPr>
        <w:t>运动计划或主题帖</w:t>
      </w:r>
      <w:r>
        <w:rPr>
          <w:rFonts w:ascii="宋体" w:eastAsia="宋体" w:hAnsi="宋体" w:hint="eastAsia"/>
        </w:rPr>
        <w:t>界面、发布的主题帖、发表的评论。</w:t>
      </w:r>
    </w:p>
    <w:p w14:paraId="6786C8F0" w14:textId="77777777" w:rsidR="001E646E" w:rsidRDefault="001E646E">
      <w:pPr>
        <w:rPr>
          <w:rFonts w:ascii="宋体" w:eastAsia="宋体" w:hAnsi="宋体" w:hint="eastAsia"/>
        </w:rPr>
      </w:pPr>
    </w:p>
    <w:p w14:paraId="38D77D73" w14:textId="77777777" w:rsidR="001E646E" w:rsidRDefault="00000000">
      <w:pPr>
        <w:pStyle w:val="2"/>
        <w:rPr>
          <w:rFonts w:hint="eastAsia"/>
        </w:rPr>
      </w:pPr>
      <w:bookmarkStart w:id="83" w:name="_Toc148635505"/>
      <w:r>
        <w:rPr>
          <w:rFonts w:hint="eastAsia"/>
        </w:rPr>
        <w:t>4</w:t>
      </w:r>
      <w:r>
        <w:rPr>
          <w:rFonts w:hint="eastAsia"/>
        </w:rPr>
        <w:t>、数据管理能力要求</w:t>
      </w:r>
      <w:bookmarkEnd w:id="83"/>
    </w:p>
    <w:p w14:paraId="3DF46B96" w14:textId="77777777" w:rsidR="001E646E" w:rsidRDefault="00000000">
      <w:pPr>
        <w:spacing w:line="360" w:lineRule="auto"/>
        <w:ind w:firstLine="420"/>
        <w:rPr>
          <w:rFonts w:ascii="宋体" w:eastAsia="宋体" w:hAnsi="宋体" w:hint="eastAsia"/>
        </w:rPr>
      </w:pPr>
      <w:r>
        <w:rPr>
          <w:rFonts w:ascii="宋体" w:eastAsia="宋体" w:hAnsi="宋体" w:hint="eastAsia"/>
        </w:rPr>
        <w:t>需要管理的记录个数约1万。其中分为多个表和文卷，其大小规模为：500左右。</w:t>
      </w:r>
    </w:p>
    <w:p w14:paraId="64D025EB" w14:textId="77777777" w:rsidR="001E646E" w:rsidRDefault="001E646E">
      <w:pPr>
        <w:rPr>
          <w:rFonts w:ascii="宋体" w:eastAsia="宋体" w:hAnsi="宋体" w:hint="eastAsia"/>
        </w:rPr>
      </w:pPr>
    </w:p>
    <w:p w14:paraId="204B8CB4" w14:textId="77777777" w:rsidR="001E646E" w:rsidRDefault="00000000">
      <w:pPr>
        <w:pStyle w:val="2"/>
        <w:rPr>
          <w:rFonts w:hint="eastAsia"/>
        </w:rPr>
      </w:pPr>
      <w:bookmarkStart w:id="84" w:name="_Toc148635506"/>
      <w:r>
        <w:rPr>
          <w:rFonts w:hint="eastAsia"/>
        </w:rPr>
        <w:t>5</w:t>
      </w:r>
      <w:r>
        <w:rPr>
          <w:rFonts w:hint="eastAsia"/>
        </w:rPr>
        <w:t>、故障处理要求</w:t>
      </w:r>
      <w:bookmarkEnd w:id="84"/>
    </w:p>
    <w:p w14:paraId="0D619130" w14:textId="77777777" w:rsidR="001E646E" w:rsidRDefault="00000000">
      <w:pPr>
        <w:spacing w:line="360" w:lineRule="auto"/>
        <w:ind w:firstLine="420"/>
        <w:rPr>
          <w:rFonts w:ascii="宋体" w:eastAsia="宋体" w:hAnsi="宋体" w:hint="eastAsia"/>
        </w:rPr>
      </w:pPr>
      <w:r>
        <w:rPr>
          <w:rFonts w:ascii="宋体" w:eastAsia="宋体" w:hAnsi="宋体" w:hint="eastAsia"/>
        </w:rPr>
        <w:t>发生错误时保证数据完整，对于数据库发生故障时要能够及时解决故障，恢复数据，以保证数据的一致性和完整性。</w:t>
      </w:r>
    </w:p>
    <w:p w14:paraId="730B8FF6" w14:textId="77777777" w:rsidR="001E646E" w:rsidRDefault="001E646E">
      <w:pPr>
        <w:rPr>
          <w:rFonts w:hint="eastAsia"/>
        </w:rPr>
      </w:pPr>
    </w:p>
    <w:p w14:paraId="1D9ED30B" w14:textId="77777777" w:rsidR="001E646E" w:rsidRDefault="00000000">
      <w:pPr>
        <w:pStyle w:val="2"/>
        <w:rPr>
          <w:rFonts w:hint="eastAsia"/>
        </w:rPr>
      </w:pPr>
      <w:bookmarkStart w:id="85" w:name="_Toc148635507"/>
      <w:r>
        <w:rPr>
          <w:rFonts w:hint="eastAsia"/>
        </w:rPr>
        <w:t>6</w:t>
      </w:r>
      <w:r>
        <w:rPr>
          <w:rFonts w:hint="eastAsia"/>
        </w:rPr>
        <w:t>、其他专门要求</w:t>
      </w:r>
      <w:bookmarkEnd w:id="85"/>
    </w:p>
    <w:p w14:paraId="71131E71" w14:textId="77777777" w:rsidR="001E646E" w:rsidRDefault="00000000">
      <w:pPr>
        <w:ind w:firstLineChars="200" w:firstLine="420"/>
        <w:rPr>
          <w:rFonts w:ascii="宋体" w:eastAsia="宋体" w:hAnsi="宋体" w:hint="eastAsia"/>
        </w:rPr>
      </w:pPr>
      <w:r>
        <w:rPr>
          <w:rFonts w:ascii="宋体" w:eastAsia="宋体" w:hAnsi="宋体" w:hint="eastAsia"/>
        </w:rPr>
        <w:t>无其他专门要求。</w:t>
      </w:r>
    </w:p>
    <w:sectPr w:rsidR="001E646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毛毛妈" w:date="2025-10-31T19:35:00Z" w:initials="chy">
    <w:p w14:paraId="20646EDE" w14:textId="1FB693B1" w:rsidR="00B17ACD" w:rsidRDefault="00B17ACD">
      <w:pPr>
        <w:pStyle w:val="a4"/>
        <w:rPr>
          <w:rFonts w:hint="eastAsia"/>
        </w:rPr>
      </w:pPr>
      <w:r>
        <w:rPr>
          <w:rStyle w:val="af"/>
          <w:rFonts w:hint="eastAsia"/>
        </w:rPr>
        <w:annotationRef/>
      </w:r>
      <w:r>
        <w:rPr>
          <w:rFonts w:hint="eastAsia"/>
        </w:rPr>
        <w:t>所以每次还要去查一下各项运动的单位时间平均消耗？怎么还会对用户有这样的要求？基础数据不该自己管理吗？</w:t>
      </w:r>
    </w:p>
  </w:comment>
  <w:comment w:id="19" w:author="毛毛妈" w:date="2025-10-31T19:36:00Z" w:initials="chy">
    <w:p w14:paraId="1141CA94" w14:textId="14EFDC1F" w:rsidR="00B17ACD" w:rsidRDefault="00B17ACD">
      <w:pPr>
        <w:pStyle w:val="a4"/>
        <w:rPr>
          <w:rFonts w:hint="eastAsia"/>
        </w:rPr>
      </w:pPr>
      <w:r>
        <w:rPr>
          <w:rStyle w:val="af"/>
          <w:rFonts w:hint="eastAsia"/>
        </w:rPr>
        <w:annotationRef/>
      </w:r>
      <w:r>
        <w:rPr>
          <w:rFonts w:hint="eastAsia"/>
        </w:rPr>
        <w:t>每日详情是什么？锻炼详情？是打卡记录吗？不然这个详情又指什么？数据结构长啥样？</w:t>
      </w:r>
    </w:p>
  </w:comment>
  <w:comment w:id="20" w:author="毛毛妈" w:date="2025-10-31T19:37:00Z" w:initials="chy">
    <w:p w14:paraId="71A6E9A4" w14:textId="77777777" w:rsidR="00B17ACD" w:rsidRDefault="00B17ACD">
      <w:pPr>
        <w:pStyle w:val="a4"/>
      </w:pPr>
      <w:r>
        <w:rPr>
          <w:rStyle w:val="af"/>
          <w:rFonts w:hint="eastAsia"/>
        </w:rPr>
        <w:annotationRef/>
      </w:r>
      <w:r>
        <w:rPr>
          <w:rFonts w:hint="eastAsia"/>
        </w:rPr>
        <w:t>上次就批注了，收藏是个单独功能，参考模板呢？</w:t>
      </w:r>
    </w:p>
    <w:p w14:paraId="5AAD6347" w14:textId="0AA663B5" w:rsidR="00B17ACD" w:rsidRDefault="00B17ACD">
      <w:pPr>
        <w:pStyle w:val="a4"/>
        <w:rPr>
          <w:rFonts w:hint="eastAsia"/>
        </w:rPr>
      </w:pPr>
    </w:p>
  </w:comment>
  <w:comment w:id="21" w:author="毛毛妈" w:date="2025-10-31T19:38:00Z" w:initials="chy">
    <w:p w14:paraId="13A932DA" w14:textId="7DF9B742" w:rsidR="00B17ACD" w:rsidRDefault="00B17ACD">
      <w:pPr>
        <w:pStyle w:val="a4"/>
        <w:rPr>
          <w:rFonts w:hint="eastAsia"/>
        </w:rPr>
      </w:pPr>
      <w:r>
        <w:rPr>
          <w:rStyle w:val="af"/>
          <w:rFonts w:hint="eastAsia"/>
        </w:rPr>
        <w:annotationRef/>
      </w:r>
      <w:r>
        <w:rPr>
          <w:rFonts w:hint="eastAsia"/>
        </w:rPr>
        <w:t>计划和计划的训练记录是两回事吧，计划包含计划本身的信息，训练记录是类似你们说的打卡里的那些信息，不是理所当然的存在。又在描述别人的系统了么？看哭了呀</w:t>
      </w:r>
    </w:p>
  </w:comment>
  <w:comment w:id="22" w:author="毛毛妈" w:date="2025-10-31T19:40:00Z" w:initials="chy">
    <w:p w14:paraId="007C3B92" w14:textId="788DA51C" w:rsidR="00B17ACD" w:rsidRDefault="00B17ACD">
      <w:pPr>
        <w:pStyle w:val="a4"/>
        <w:rPr>
          <w:rFonts w:hint="eastAsia"/>
        </w:rPr>
      </w:pPr>
      <w:r>
        <w:rPr>
          <w:rStyle w:val="af"/>
          <w:rFonts w:hint="eastAsia"/>
        </w:rPr>
        <w:annotationRef/>
      </w:r>
      <w:r>
        <w:rPr>
          <w:rFonts w:hint="eastAsia"/>
        </w:rPr>
        <w:t>上架和下架是两个功能，分开。</w:t>
      </w:r>
    </w:p>
  </w:comment>
  <w:comment w:id="23" w:author="毛毛妈" w:date="2025-10-31T19:41:00Z" w:initials="chy">
    <w:p w14:paraId="36E7B387" w14:textId="5EF84F6E" w:rsidR="00B17ACD" w:rsidRDefault="00B17ACD">
      <w:pPr>
        <w:pStyle w:val="a4"/>
        <w:rPr>
          <w:rFonts w:hint="eastAsia"/>
        </w:rPr>
      </w:pPr>
      <w:r>
        <w:rPr>
          <w:rStyle w:val="af"/>
          <w:rFonts w:hint="eastAsia"/>
        </w:rPr>
        <w:annotationRef/>
      </w:r>
      <w:r>
        <w:rPr>
          <w:rFonts w:hint="eastAsia"/>
        </w:rPr>
        <w:t>计划和计划的模板也是两回事啊，要做的话，模板单独做。</w:t>
      </w:r>
    </w:p>
  </w:comment>
  <w:comment w:id="27" w:author="毛毛妈" w:date="2025-10-31T19:42:00Z" w:initials="chy">
    <w:p w14:paraId="6E52740F" w14:textId="3A82BEE8" w:rsidR="00C07637" w:rsidRDefault="00C07637">
      <w:pPr>
        <w:pStyle w:val="a4"/>
        <w:rPr>
          <w:rFonts w:hint="eastAsia"/>
        </w:rPr>
      </w:pPr>
      <w:r>
        <w:rPr>
          <w:rStyle w:val="af"/>
          <w:rFonts w:hint="eastAsia"/>
        </w:rPr>
        <w:annotationRef/>
      </w:r>
      <w:r>
        <w:rPr>
          <w:rFonts w:hint="eastAsia"/>
        </w:rPr>
        <w:t>这些还要做吗？能把前面几个功能搞清楚做完就很好了。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646EDE" w15:done="0"/>
  <w15:commentEx w15:paraId="1141CA94" w15:done="0"/>
  <w15:commentEx w15:paraId="5AAD6347" w15:done="0"/>
  <w15:commentEx w15:paraId="13A932DA" w15:done="0"/>
  <w15:commentEx w15:paraId="007C3B92" w15:done="0"/>
  <w15:commentEx w15:paraId="36E7B387" w15:done="0"/>
  <w15:commentEx w15:paraId="6E5274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C8B2A5" w16cex:dateUtc="2025-10-31T11:35:00Z"/>
  <w16cex:commentExtensible w16cex:durableId="266E37A6" w16cex:dateUtc="2025-10-31T11:36:00Z"/>
  <w16cex:commentExtensible w16cex:durableId="24FB5C1C" w16cex:dateUtc="2025-10-31T11:37:00Z"/>
  <w16cex:commentExtensible w16cex:durableId="65DA1F31" w16cex:dateUtc="2025-10-31T11:38:00Z"/>
  <w16cex:commentExtensible w16cex:durableId="300583B2" w16cex:dateUtc="2025-10-31T11:40:00Z"/>
  <w16cex:commentExtensible w16cex:durableId="4C605D13" w16cex:dateUtc="2025-10-31T11:41:00Z"/>
  <w16cex:commentExtensible w16cex:durableId="0D1F42BE" w16cex:dateUtc="2025-10-31T1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646EDE" w16cid:durableId="08C8B2A5"/>
  <w16cid:commentId w16cid:paraId="1141CA94" w16cid:durableId="266E37A6"/>
  <w16cid:commentId w16cid:paraId="5AAD6347" w16cid:durableId="24FB5C1C"/>
  <w16cid:commentId w16cid:paraId="13A932DA" w16cid:durableId="65DA1F31"/>
  <w16cid:commentId w16cid:paraId="007C3B92" w16cid:durableId="300583B2"/>
  <w16cid:commentId w16cid:paraId="36E7B387" w16cid:durableId="4C605D13"/>
  <w16cid:commentId w16cid:paraId="6E52740F" w16cid:durableId="0D1F42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614D6" w14:textId="77777777" w:rsidR="008E30EB" w:rsidRDefault="008E30EB" w:rsidP="009A31DB">
      <w:pPr>
        <w:rPr>
          <w:rFonts w:hint="eastAsia"/>
        </w:rPr>
      </w:pPr>
      <w:r>
        <w:separator/>
      </w:r>
    </w:p>
  </w:endnote>
  <w:endnote w:type="continuationSeparator" w:id="0">
    <w:p w14:paraId="2A67C073" w14:textId="77777777" w:rsidR="008E30EB" w:rsidRDefault="008E30EB" w:rsidP="009A31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康俪金黑W8(P)">
    <w:altName w:val="微软雅黑"/>
    <w:charset w:val="86"/>
    <w:family w:val="swiss"/>
    <w:pitch w:val="variable"/>
    <w:sig w:usb0="00000001" w:usb1="080F0000" w:usb2="00000012" w:usb3="00000000" w:csb0="00040000" w:csb1="00000000"/>
  </w:font>
  <w:font w:name="华文新魏">
    <w:panose1 w:val="02010800040101010101"/>
    <w:charset w:val="86"/>
    <w:family w:val="auto"/>
    <w:pitch w:val="variable"/>
    <w:sig w:usb0="00000001" w:usb1="080F0000" w:usb2="00000010" w:usb3="00000000" w:csb0="00040000" w:csb1="00000000"/>
  </w:font>
  <w:font w:name="方正粗黑宋简体">
    <w:altName w:val="微软雅黑"/>
    <w:charset w:val="86"/>
    <w:family w:val="auto"/>
    <w:pitch w:val="variable"/>
    <w:sig w:usb0="A00002BF" w:usb1="184F6CFA" w:usb2="00000012" w:usb3="00000000" w:csb0="00040001"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61BAE" w14:textId="77777777" w:rsidR="008E30EB" w:rsidRDefault="008E30EB" w:rsidP="009A31DB">
      <w:pPr>
        <w:rPr>
          <w:rFonts w:hint="eastAsia"/>
        </w:rPr>
      </w:pPr>
      <w:r>
        <w:separator/>
      </w:r>
    </w:p>
  </w:footnote>
  <w:footnote w:type="continuationSeparator" w:id="0">
    <w:p w14:paraId="12528FFE" w14:textId="77777777" w:rsidR="008E30EB" w:rsidRDefault="008E30EB" w:rsidP="009A31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26D2F"/>
    <w:multiLevelType w:val="multilevel"/>
    <w:tmpl w:val="18C26D2F"/>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 w15:restartNumberingAfterBreak="0">
    <w:nsid w:val="274117E8"/>
    <w:multiLevelType w:val="hybridMultilevel"/>
    <w:tmpl w:val="A2E6D842"/>
    <w:lvl w:ilvl="0" w:tplc="88F49294">
      <w:start w:val="1"/>
      <w:numFmt w:val="decimalEnclosedCircle"/>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 w15:restartNumberingAfterBreak="0">
    <w:nsid w:val="398555CA"/>
    <w:multiLevelType w:val="hybridMultilevel"/>
    <w:tmpl w:val="4BD0F684"/>
    <w:lvl w:ilvl="0" w:tplc="B18CFD98">
      <w:start w:val="1"/>
      <w:numFmt w:val="decimalEnclosedCircle"/>
      <w:lvlText w:val="%1"/>
      <w:lvlJc w:val="left"/>
      <w:pPr>
        <w:ind w:left="717" w:hanging="360"/>
      </w:pPr>
      <w:rPr>
        <w:rFonts w:hint="default"/>
      </w:rPr>
    </w:lvl>
    <w:lvl w:ilvl="1" w:tplc="04090019" w:tentative="1">
      <w:start w:val="1"/>
      <w:numFmt w:val="lowerLetter"/>
      <w:lvlText w:val="%2)"/>
      <w:lvlJc w:val="left"/>
      <w:pPr>
        <w:ind w:left="1237" w:hanging="440"/>
      </w:pPr>
    </w:lvl>
    <w:lvl w:ilvl="2" w:tplc="0409001B" w:tentative="1">
      <w:start w:val="1"/>
      <w:numFmt w:val="lowerRoman"/>
      <w:lvlText w:val="%3."/>
      <w:lvlJc w:val="right"/>
      <w:pPr>
        <w:ind w:left="1677" w:hanging="440"/>
      </w:pPr>
    </w:lvl>
    <w:lvl w:ilvl="3" w:tplc="0409000F" w:tentative="1">
      <w:start w:val="1"/>
      <w:numFmt w:val="decimal"/>
      <w:lvlText w:val="%4."/>
      <w:lvlJc w:val="left"/>
      <w:pPr>
        <w:ind w:left="2117" w:hanging="440"/>
      </w:pPr>
    </w:lvl>
    <w:lvl w:ilvl="4" w:tplc="04090019" w:tentative="1">
      <w:start w:val="1"/>
      <w:numFmt w:val="lowerLetter"/>
      <w:lvlText w:val="%5)"/>
      <w:lvlJc w:val="left"/>
      <w:pPr>
        <w:ind w:left="2557" w:hanging="440"/>
      </w:pPr>
    </w:lvl>
    <w:lvl w:ilvl="5" w:tplc="0409001B" w:tentative="1">
      <w:start w:val="1"/>
      <w:numFmt w:val="lowerRoman"/>
      <w:lvlText w:val="%6."/>
      <w:lvlJc w:val="right"/>
      <w:pPr>
        <w:ind w:left="2997" w:hanging="440"/>
      </w:pPr>
    </w:lvl>
    <w:lvl w:ilvl="6" w:tplc="0409000F" w:tentative="1">
      <w:start w:val="1"/>
      <w:numFmt w:val="decimal"/>
      <w:lvlText w:val="%7."/>
      <w:lvlJc w:val="left"/>
      <w:pPr>
        <w:ind w:left="3437" w:hanging="440"/>
      </w:pPr>
    </w:lvl>
    <w:lvl w:ilvl="7" w:tplc="04090019" w:tentative="1">
      <w:start w:val="1"/>
      <w:numFmt w:val="lowerLetter"/>
      <w:lvlText w:val="%8)"/>
      <w:lvlJc w:val="left"/>
      <w:pPr>
        <w:ind w:left="3877" w:hanging="440"/>
      </w:pPr>
    </w:lvl>
    <w:lvl w:ilvl="8" w:tplc="0409001B" w:tentative="1">
      <w:start w:val="1"/>
      <w:numFmt w:val="lowerRoman"/>
      <w:lvlText w:val="%9."/>
      <w:lvlJc w:val="right"/>
      <w:pPr>
        <w:ind w:left="4317" w:hanging="440"/>
      </w:pPr>
    </w:lvl>
  </w:abstractNum>
  <w:abstractNum w:abstractNumId="3" w15:restartNumberingAfterBreak="0">
    <w:nsid w:val="3DE5464D"/>
    <w:multiLevelType w:val="multilevel"/>
    <w:tmpl w:val="3DE5464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44E55435"/>
    <w:multiLevelType w:val="hybridMultilevel"/>
    <w:tmpl w:val="63041EB4"/>
    <w:lvl w:ilvl="0" w:tplc="E4260904">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5A43F07C"/>
    <w:multiLevelType w:val="singleLevel"/>
    <w:tmpl w:val="5A43F07C"/>
    <w:lvl w:ilvl="0">
      <w:start w:val="1"/>
      <w:numFmt w:val="decimal"/>
      <w:lvlText w:val="%1."/>
      <w:lvlJc w:val="left"/>
      <w:pPr>
        <w:tabs>
          <w:tab w:val="left" w:pos="312"/>
        </w:tabs>
      </w:pPr>
    </w:lvl>
  </w:abstractNum>
  <w:abstractNum w:abstractNumId="6" w15:restartNumberingAfterBreak="0">
    <w:nsid w:val="759E01E5"/>
    <w:multiLevelType w:val="multilevel"/>
    <w:tmpl w:val="759E01E5"/>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16cid:durableId="1684548302">
    <w:abstractNumId w:val="0"/>
  </w:num>
  <w:num w:numId="2" w16cid:durableId="875196641">
    <w:abstractNumId w:val="3"/>
  </w:num>
  <w:num w:numId="3" w16cid:durableId="184949225">
    <w:abstractNumId w:val="6"/>
  </w:num>
  <w:num w:numId="4" w16cid:durableId="417293493">
    <w:abstractNumId w:val="1"/>
  </w:num>
  <w:num w:numId="5" w16cid:durableId="1775395422">
    <w:abstractNumId w:val="4"/>
  </w:num>
  <w:num w:numId="6" w16cid:durableId="17195308">
    <w:abstractNumId w:val="5"/>
  </w:num>
  <w:num w:numId="7" w16cid:durableId="19425672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f s">
    <w15:presenceInfo w15:providerId="Windows Live" w15:userId="0b42839e4fd99fa4"/>
  </w15:person>
  <w15:person w15:author="毛毛妈">
    <w15:presenceInfo w15:providerId="None" w15:userId="毛毛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FhMGNjN2E1Y2IyMmQxOWExMjZiM2RjZGNiNmE3OWYifQ=="/>
  </w:docVars>
  <w:rsids>
    <w:rsidRoot w:val="003A3A23"/>
    <w:rsid w:val="00001A78"/>
    <w:rsid w:val="00016169"/>
    <w:rsid w:val="00037A50"/>
    <w:rsid w:val="00037AD3"/>
    <w:rsid w:val="00043CEE"/>
    <w:rsid w:val="000516D7"/>
    <w:rsid w:val="000656E2"/>
    <w:rsid w:val="0007696F"/>
    <w:rsid w:val="00077D1A"/>
    <w:rsid w:val="000A0484"/>
    <w:rsid w:val="000A1F78"/>
    <w:rsid w:val="000D7184"/>
    <w:rsid w:val="00121621"/>
    <w:rsid w:val="00132596"/>
    <w:rsid w:val="001625BB"/>
    <w:rsid w:val="00193629"/>
    <w:rsid w:val="001D602A"/>
    <w:rsid w:val="001E646E"/>
    <w:rsid w:val="001F40F6"/>
    <w:rsid w:val="00204D4D"/>
    <w:rsid w:val="00265EDB"/>
    <w:rsid w:val="00283D86"/>
    <w:rsid w:val="00293F02"/>
    <w:rsid w:val="002B1072"/>
    <w:rsid w:val="002B61C0"/>
    <w:rsid w:val="002C0FDD"/>
    <w:rsid w:val="003043F3"/>
    <w:rsid w:val="00312059"/>
    <w:rsid w:val="003438BE"/>
    <w:rsid w:val="0037497F"/>
    <w:rsid w:val="00377590"/>
    <w:rsid w:val="003A3A23"/>
    <w:rsid w:val="003A51AE"/>
    <w:rsid w:val="003A55C3"/>
    <w:rsid w:val="003D43E1"/>
    <w:rsid w:val="00400781"/>
    <w:rsid w:val="0041266C"/>
    <w:rsid w:val="004130F9"/>
    <w:rsid w:val="00444E33"/>
    <w:rsid w:val="00475C3F"/>
    <w:rsid w:val="0048661D"/>
    <w:rsid w:val="004965BB"/>
    <w:rsid w:val="004A5CEE"/>
    <w:rsid w:val="004D5D36"/>
    <w:rsid w:val="005149DC"/>
    <w:rsid w:val="00571CC5"/>
    <w:rsid w:val="00586FF7"/>
    <w:rsid w:val="00590272"/>
    <w:rsid w:val="005948D7"/>
    <w:rsid w:val="005963D1"/>
    <w:rsid w:val="005E409E"/>
    <w:rsid w:val="00632ECA"/>
    <w:rsid w:val="00651B98"/>
    <w:rsid w:val="006561F9"/>
    <w:rsid w:val="006F3798"/>
    <w:rsid w:val="00706EE0"/>
    <w:rsid w:val="00746198"/>
    <w:rsid w:val="00746AC8"/>
    <w:rsid w:val="00792E69"/>
    <w:rsid w:val="007B7150"/>
    <w:rsid w:val="007E6B0C"/>
    <w:rsid w:val="00802E5D"/>
    <w:rsid w:val="008140E4"/>
    <w:rsid w:val="00832A65"/>
    <w:rsid w:val="008477E0"/>
    <w:rsid w:val="008638B5"/>
    <w:rsid w:val="00870FA6"/>
    <w:rsid w:val="008D32FA"/>
    <w:rsid w:val="008D6105"/>
    <w:rsid w:val="008E30EB"/>
    <w:rsid w:val="009250D6"/>
    <w:rsid w:val="00932EC6"/>
    <w:rsid w:val="009459EE"/>
    <w:rsid w:val="009805BF"/>
    <w:rsid w:val="00981422"/>
    <w:rsid w:val="009A0D6F"/>
    <w:rsid w:val="009A31DB"/>
    <w:rsid w:val="009D3534"/>
    <w:rsid w:val="009D69C6"/>
    <w:rsid w:val="00A23937"/>
    <w:rsid w:val="00A510B0"/>
    <w:rsid w:val="00A64522"/>
    <w:rsid w:val="00A800C3"/>
    <w:rsid w:val="00A81CD8"/>
    <w:rsid w:val="00AA53EE"/>
    <w:rsid w:val="00AB553F"/>
    <w:rsid w:val="00AC79C2"/>
    <w:rsid w:val="00AE3979"/>
    <w:rsid w:val="00AE3C55"/>
    <w:rsid w:val="00B0271F"/>
    <w:rsid w:val="00B030CB"/>
    <w:rsid w:val="00B06B6C"/>
    <w:rsid w:val="00B07F32"/>
    <w:rsid w:val="00B17ACD"/>
    <w:rsid w:val="00B50FEC"/>
    <w:rsid w:val="00B51459"/>
    <w:rsid w:val="00B569E2"/>
    <w:rsid w:val="00B71C26"/>
    <w:rsid w:val="00BA6CC2"/>
    <w:rsid w:val="00BB4B18"/>
    <w:rsid w:val="00BD0625"/>
    <w:rsid w:val="00BE35D7"/>
    <w:rsid w:val="00C059B7"/>
    <w:rsid w:val="00C05D67"/>
    <w:rsid w:val="00C07637"/>
    <w:rsid w:val="00C25818"/>
    <w:rsid w:val="00C31998"/>
    <w:rsid w:val="00C53D51"/>
    <w:rsid w:val="00C64C3C"/>
    <w:rsid w:val="00C72527"/>
    <w:rsid w:val="00C86D19"/>
    <w:rsid w:val="00C947DA"/>
    <w:rsid w:val="00CA07C6"/>
    <w:rsid w:val="00CA6E8B"/>
    <w:rsid w:val="00CC7F66"/>
    <w:rsid w:val="00D16FDD"/>
    <w:rsid w:val="00D366B3"/>
    <w:rsid w:val="00D57F72"/>
    <w:rsid w:val="00D81989"/>
    <w:rsid w:val="00DA44F8"/>
    <w:rsid w:val="00DB3AC1"/>
    <w:rsid w:val="00DE4A66"/>
    <w:rsid w:val="00E1561D"/>
    <w:rsid w:val="00E25EEF"/>
    <w:rsid w:val="00E60214"/>
    <w:rsid w:val="00F0657E"/>
    <w:rsid w:val="00F21167"/>
    <w:rsid w:val="00F768E0"/>
    <w:rsid w:val="00F805D5"/>
    <w:rsid w:val="00FD3B40"/>
    <w:rsid w:val="00FD5C59"/>
    <w:rsid w:val="00FF396E"/>
    <w:rsid w:val="530C2962"/>
    <w:rsid w:val="5F1E1C77"/>
    <w:rsid w:val="6C77554D"/>
    <w:rsid w:val="7F530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F7968"/>
  <w15:docId w15:val="{A5569B18-6B9E-455B-8507-9BD67820D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Theme="majorHAnsi" w:eastAsia="华文中宋" w:hAnsiTheme="majorHAnsi" w:cstheme="majorBidi"/>
      <w:b/>
      <w:bCs/>
      <w:sz w:val="24"/>
      <w:szCs w:val="32"/>
    </w:rPr>
  </w:style>
  <w:style w:type="paragraph" w:styleId="3">
    <w:name w:val="heading 3"/>
    <w:basedOn w:val="a"/>
    <w:next w:val="a"/>
    <w:link w:val="30"/>
    <w:uiPriority w:val="9"/>
    <w:unhideWhenUsed/>
    <w:qFormat/>
    <w:pPr>
      <w:keepNext/>
      <w:keepLines/>
      <w:spacing w:before="260" w:after="260" w:line="416" w:lineRule="auto"/>
      <w:outlineLvl w:val="2"/>
    </w:pPr>
    <w:rPr>
      <w:rFonts w:ascii="华文中宋" w:eastAsia="华文中宋" w:hAnsi="华文中宋"/>
      <w:b/>
      <w:bCs/>
      <w:sz w:val="2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宋体"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Arial" w:eastAsia="黑体" w:hAnsi="Arial"/>
      <w:sz w:val="20"/>
    </w:rPr>
  </w:style>
  <w:style w:type="paragraph" w:styleId="a4">
    <w:name w:val="annotation text"/>
    <w:basedOn w:val="a"/>
    <w:link w:val="a5"/>
    <w:uiPriority w:val="99"/>
    <w:semiHidden/>
    <w:unhideWhenUsed/>
    <w:pPr>
      <w:jc w:val="left"/>
    </w:pPr>
  </w:style>
  <w:style w:type="paragraph" w:styleId="TOC3">
    <w:name w:val="toc 3"/>
    <w:basedOn w:val="a"/>
    <w:next w:val="a"/>
    <w:uiPriority w:val="39"/>
    <w:unhideWhenUsed/>
    <w:pPr>
      <w:ind w:leftChars="400" w:left="840"/>
    </w:pPr>
  </w:style>
  <w:style w:type="paragraph" w:styleId="a6">
    <w:name w:val="Date"/>
    <w:basedOn w:val="a"/>
    <w:next w:val="a"/>
    <w:link w:val="a7"/>
    <w:uiPriority w:val="99"/>
    <w:semiHidden/>
    <w:unhideWhenUsed/>
    <w:qFormat/>
    <w:pPr>
      <w:ind w:leftChars="2500" w:left="100"/>
    </w:p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c">
    <w:name w:val="annotation subject"/>
    <w:basedOn w:val="a4"/>
    <w:next w:val="a4"/>
    <w:link w:val="ad"/>
    <w:uiPriority w:val="99"/>
    <w:semiHidden/>
    <w:unhideWhenUsed/>
    <w:rPr>
      <w:b/>
      <w:bCs/>
    </w:rPr>
  </w:style>
  <w:style w:type="character" w:styleId="ae">
    <w:name w:val="Hyperlink"/>
    <w:basedOn w:val="a0"/>
    <w:uiPriority w:val="99"/>
    <w:unhideWhenUsed/>
    <w:qFormat/>
    <w:rPr>
      <w:color w:val="0563C1" w:themeColor="hyperlink"/>
      <w:u w:val="single"/>
    </w:rPr>
  </w:style>
  <w:style w:type="character" w:styleId="af">
    <w:name w:val="annotation reference"/>
    <w:basedOn w:val="a0"/>
    <w:uiPriority w:val="99"/>
    <w:semiHidden/>
    <w:unhideWhenUsed/>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af0">
    <w:name w:val="默认黑体"/>
    <w:qFormat/>
    <w:locked/>
    <w:pPr>
      <w:spacing w:line="360" w:lineRule="auto"/>
      <w:jc w:val="both"/>
    </w:pPr>
    <w:rPr>
      <w:rFonts w:ascii="Arial" w:eastAsia="黑体" w:hAnsi="Arial" w:cs="Courier New"/>
      <w:bCs/>
      <w:kern w:val="2"/>
      <w:sz w:val="24"/>
      <w:szCs w:val="24"/>
    </w:rPr>
  </w:style>
  <w:style w:type="paragraph" w:customStyle="1" w:styleId="af1">
    <w:name w:val="封面表单样式"/>
    <w:uiPriority w:val="9"/>
    <w:qFormat/>
    <w:locked/>
    <w:pPr>
      <w:spacing w:line="360" w:lineRule="auto"/>
      <w:jc w:val="center"/>
    </w:pPr>
    <w:rPr>
      <w:rFonts w:ascii="Arial" w:eastAsia="黑体" w:hAnsi="Arial" w:cs="Courier New"/>
      <w:bCs/>
      <w:kern w:val="2"/>
      <w:sz w:val="30"/>
      <w:szCs w:val="24"/>
    </w:rPr>
  </w:style>
  <w:style w:type="character" w:customStyle="1" w:styleId="a7">
    <w:name w:val="日期 字符"/>
    <w:basedOn w:val="a0"/>
    <w:link w:val="a6"/>
    <w:uiPriority w:val="99"/>
    <w:semiHidden/>
    <w:qFormat/>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qFormat/>
    <w:rPr>
      <w:rFonts w:asciiTheme="majorHAnsi" w:eastAsia="华文中宋" w:hAnsiTheme="majorHAnsi" w:cstheme="majorBidi"/>
      <w:b/>
      <w:bCs/>
      <w:sz w:val="24"/>
      <w:szCs w:val="32"/>
    </w:rPr>
  </w:style>
  <w:style w:type="paragraph" w:styleId="af2">
    <w:name w:val="List Paragraph"/>
    <w:basedOn w:val="a"/>
    <w:uiPriority w:val="34"/>
    <w:qFormat/>
    <w:pPr>
      <w:ind w:firstLineChars="200" w:firstLine="420"/>
    </w:pPr>
  </w:style>
  <w:style w:type="character" w:customStyle="1" w:styleId="30">
    <w:name w:val="标题 3 字符"/>
    <w:basedOn w:val="a0"/>
    <w:link w:val="3"/>
    <w:uiPriority w:val="9"/>
    <w:qFormat/>
    <w:rPr>
      <w:rFonts w:ascii="华文中宋" w:eastAsia="华文中宋" w:hAnsi="华文中宋"/>
      <w:b/>
      <w:bCs/>
      <w:sz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rPr>
      <w:rFonts w:asciiTheme="majorHAnsi" w:eastAsia="宋体" w:hAnsiTheme="majorHAnsi" w:cstheme="majorBidi"/>
      <w:b/>
      <w:bCs/>
      <w:szCs w:val="28"/>
    </w:rPr>
  </w:style>
  <w:style w:type="character" w:customStyle="1" w:styleId="a5">
    <w:name w:val="批注文字 字符"/>
    <w:basedOn w:val="a0"/>
    <w:link w:val="a4"/>
    <w:uiPriority w:val="99"/>
    <w:semiHidden/>
    <w:rPr>
      <w:kern w:val="2"/>
      <w:sz w:val="21"/>
      <w:szCs w:val="22"/>
    </w:rPr>
  </w:style>
  <w:style w:type="character" w:customStyle="1" w:styleId="ad">
    <w:name w:val="批注主题 字符"/>
    <w:basedOn w:val="a5"/>
    <w:link w:val="ac"/>
    <w:uiPriority w:val="99"/>
    <w:semiHidden/>
    <w:rPr>
      <w:b/>
      <w:bCs/>
      <w:kern w:val="2"/>
      <w:sz w:val="21"/>
      <w:szCs w:val="22"/>
    </w:rPr>
  </w:style>
  <w:style w:type="paragraph" w:customStyle="1" w:styleId="11">
    <w:name w:val="修订1"/>
    <w:hidden/>
    <w:uiPriority w:val="99"/>
    <w:unhideWhenUsed/>
    <w:rPr>
      <w:kern w:val="2"/>
      <w:sz w:val="21"/>
      <w:szCs w:val="22"/>
    </w:rPr>
  </w:style>
  <w:style w:type="paragraph" w:styleId="af3">
    <w:name w:val="Revision"/>
    <w:hidden/>
    <w:uiPriority w:val="99"/>
    <w:unhideWhenUsed/>
    <w:rsid w:val="00832A65"/>
    <w:rPr>
      <w:kern w:val="2"/>
      <w:sz w:val="21"/>
      <w:szCs w:val="22"/>
    </w:rPr>
  </w:style>
  <w:style w:type="paragraph" w:styleId="af4">
    <w:name w:val="Normal (Web)"/>
    <w:basedOn w:val="a"/>
    <w:rsid w:val="003A55C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image" Target="media/image18.png"/><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711A2-EBFE-494F-827F-A6462D2FE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44</Pages>
  <Words>1662</Words>
  <Characters>9476</Characters>
  <Application>Microsoft Office Word</Application>
  <DocSecurity>0</DocSecurity>
  <Lines>78</Lines>
  <Paragraphs>22</Paragraphs>
  <ScaleCrop>false</ScaleCrop>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沁悦 朱</dc:creator>
  <cp:lastModifiedBy>毛毛妈</cp:lastModifiedBy>
  <cp:revision>95</cp:revision>
  <dcterms:created xsi:type="dcterms:W3CDTF">2023-10-17T12:28:00Z</dcterms:created>
  <dcterms:modified xsi:type="dcterms:W3CDTF">2025-10-31T11:42:00Z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F5CFB33AE75A434B846E2133F405B21A_12</vt:lpwstr>
  </property>
</Properties>
</file>