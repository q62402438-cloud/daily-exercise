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C9EE" w14:textId="77777777" w:rsidR="00C27F6C" w:rsidRDefault="00000000">
      <w:pPr>
        <w:rPr>
          <w:rFonts w:hint="eastAsia"/>
        </w:rPr>
      </w:pPr>
      <w:r>
        <w:rPr>
          <w:noProof/>
        </w:rPr>
        <w:drawing>
          <wp:inline distT="0" distB="0" distL="0" distR="0" wp14:anchorId="48958032" wp14:editId="2A63C7E5">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8"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3BC9796A" w14:textId="77777777" w:rsidR="00C27F6C" w:rsidRDefault="00C27F6C">
      <w:pPr>
        <w:rPr>
          <w:rFonts w:hint="eastAsia"/>
        </w:rPr>
      </w:pPr>
    </w:p>
    <w:p w14:paraId="3B43BC10" w14:textId="77777777" w:rsidR="00C27F6C" w:rsidRDefault="00C27F6C">
      <w:pPr>
        <w:rPr>
          <w:rFonts w:hint="eastAsia"/>
        </w:rPr>
      </w:pPr>
    </w:p>
    <w:p w14:paraId="30928283" w14:textId="77777777" w:rsidR="00C27F6C" w:rsidRDefault="00000000">
      <w:pPr>
        <w:spacing w:before="240" w:after="480"/>
        <w:jc w:val="center"/>
        <w:textAlignment w:val="baseline"/>
        <w:rPr>
          <w:rFonts w:ascii="华康俪金黑W8(P)" w:eastAsia="华康俪金黑W8(P)" w:hAnsi="Times New Roman" w:cs="Times New Roman"/>
          <w:spacing w:val="40"/>
          <w:sz w:val="32"/>
          <w:szCs w:val="32"/>
        </w:rPr>
      </w:pPr>
      <w:r>
        <w:rPr>
          <w:rFonts w:ascii="华康俪金黑W8(P)" w:eastAsia="华康俪金黑W8(P)" w:hAnsi="Times New Roman" w:cs="Times New Roman" w:hint="eastAsia"/>
          <w:spacing w:val="40"/>
          <w:sz w:val="32"/>
          <w:szCs w:val="32"/>
        </w:rPr>
        <w:t>《软件工程原理与应用》</w:t>
      </w:r>
    </w:p>
    <w:p w14:paraId="7FA5A71D" w14:textId="77777777" w:rsidR="00C27F6C" w:rsidRDefault="00000000">
      <w:pPr>
        <w:spacing w:before="240" w:after="480"/>
        <w:jc w:val="center"/>
        <w:textAlignment w:val="baseline"/>
        <w:rPr>
          <w:rFonts w:ascii="华康俪金黑W8(P)" w:eastAsia="华康俪金黑W8(P)" w:hAnsi="Times New Roman" w:cs="Times New Roman"/>
          <w:spacing w:val="40"/>
          <w:sz w:val="28"/>
          <w:szCs w:val="28"/>
        </w:rPr>
      </w:pPr>
      <w:r>
        <w:rPr>
          <w:rFonts w:ascii="华康俪金黑W8(P)" w:eastAsia="华康俪金黑W8(P)" w:hAnsi="Times New Roman" w:cs="Times New Roman" w:hint="eastAsia"/>
          <w:spacing w:val="40"/>
          <w:sz w:val="28"/>
          <w:szCs w:val="28"/>
        </w:rPr>
        <w:t>需求分析报告</w:t>
      </w:r>
    </w:p>
    <w:p w14:paraId="11090756" w14:textId="6FA1CF18" w:rsidR="00C27F6C" w:rsidRDefault="00436336">
      <w:pPr>
        <w:spacing w:before="240" w:after="480"/>
        <w:jc w:val="center"/>
        <w:textAlignment w:val="baseline"/>
        <w:rPr>
          <w:rFonts w:ascii="华文新魏" w:eastAsia="华文新魏" w:hAnsi="Times New Roman" w:cs="Times New Roman"/>
          <w:spacing w:val="40"/>
          <w:sz w:val="52"/>
          <w:szCs w:val="52"/>
        </w:rPr>
      </w:pPr>
      <w:r w:rsidRPr="00436336">
        <w:rPr>
          <w:rFonts w:ascii="华文新魏" w:eastAsia="华文新魏" w:hAnsi="Times New Roman" w:cs="Times New Roman" w:hint="eastAsia"/>
          <w:spacing w:val="40"/>
          <w:sz w:val="52"/>
          <w:szCs w:val="52"/>
        </w:rPr>
        <w:t>日常运动监测系统</w:t>
      </w:r>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4743"/>
      </w:tblGrid>
      <w:tr w:rsidR="00C27F6C" w14:paraId="33A269EB" w14:textId="77777777">
        <w:trPr>
          <w:trHeight w:hRule="exact" w:val="737"/>
        </w:trPr>
        <w:tc>
          <w:tcPr>
            <w:tcW w:w="0" w:type="auto"/>
            <w:vAlign w:val="bottom"/>
          </w:tcPr>
          <w:p w14:paraId="226B3534" w14:textId="77777777" w:rsidR="00C27F6C" w:rsidRDefault="00000000">
            <w:pPr>
              <w:pStyle w:val="af0"/>
              <w:spacing w:line="240" w:lineRule="auto"/>
              <w:jc w:val="left"/>
              <w:rPr>
                <w:rFonts w:ascii="方正粗黑宋简体" w:eastAsia="方正粗黑宋简体" w:hAnsi="方正粗黑宋简体" w:hint="eastAsia"/>
                <w:sz w:val="30"/>
                <w:szCs w:val="30"/>
              </w:rPr>
            </w:pPr>
            <w:bookmarkStart w:id="0" w:name="_Hlk131542945"/>
            <w:r>
              <w:rPr>
                <w:rFonts w:ascii="方正粗黑宋简体" w:eastAsia="方正粗黑宋简体" w:hAnsi="方正粗黑宋简体" w:hint="eastAsia"/>
                <w:kern w:val="0"/>
                <w:sz w:val="30"/>
                <w:szCs w:val="30"/>
              </w:rPr>
              <w:t xml:space="preserve">小 </w:t>
            </w:r>
            <w:r>
              <w:rPr>
                <w:rFonts w:ascii="方正粗黑宋简体" w:eastAsia="方正粗黑宋简体" w:hAnsi="方正粗黑宋简体"/>
                <w:kern w:val="0"/>
                <w:sz w:val="30"/>
                <w:szCs w:val="30"/>
              </w:rPr>
              <w:t xml:space="preserve">   </w:t>
            </w:r>
            <w:r>
              <w:rPr>
                <w:rFonts w:ascii="方正粗黑宋简体" w:eastAsia="方正粗黑宋简体" w:hAnsi="方正粗黑宋简体" w:hint="eastAsia"/>
                <w:kern w:val="0"/>
                <w:sz w:val="30"/>
                <w:szCs w:val="30"/>
              </w:rPr>
              <w:t>组</w:t>
            </w:r>
          </w:p>
        </w:tc>
        <w:tc>
          <w:tcPr>
            <w:tcW w:w="0" w:type="auto"/>
            <w:tcBorders>
              <w:bottom w:val="single" w:sz="4" w:space="0" w:color="auto"/>
            </w:tcBorders>
            <w:vAlign w:val="bottom"/>
          </w:tcPr>
          <w:p w14:paraId="05E4BFE5" w14:textId="4AD9205B" w:rsidR="00C27F6C" w:rsidRDefault="00000000">
            <w:pPr>
              <w:pStyle w:val="af1"/>
              <w:rPr>
                <w:rFonts w:ascii="华文楷体" w:eastAsia="华文楷体" w:hAnsi="华文楷体" w:hint="eastAsia"/>
              </w:rPr>
            </w:pPr>
            <w:r>
              <w:rPr>
                <w:rFonts w:ascii="华文楷体" w:eastAsia="华文楷体" w:hAnsi="华文楷体" w:hint="eastAsia"/>
              </w:rPr>
              <w:t>1</w:t>
            </w:r>
            <w:r>
              <w:rPr>
                <w:rFonts w:ascii="华文楷体" w:eastAsia="华文楷体" w:hAnsi="华文楷体"/>
              </w:rPr>
              <w:t xml:space="preserve">02 </w:t>
            </w:r>
            <w:r w:rsidR="00436336" w:rsidRPr="00436336">
              <w:rPr>
                <w:rFonts w:ascii="华文楷体" w:eastAsia="华文楷体" w:hAnsi="华文楷体" w:hint="eastAsia"/>
              </w:rPr>
              <w:t>D 沈昊 冉云天 孙郡杰 王昕宇</w:t>
            </w:r>
          </w:p>
        </w:tc>
      </w:tr>
      <w:tr w:rsidR="00C27F6C" w14:paraId="1239401A" w14:textId="77777777">
        <w:trPr>
          <w:trHeight w:hRule="exact" w:val="737"/>
        </w:trPr>
        <w:tc>
          <w:tcPr>
            <w:tcW w:w="0" w:type="auto"/>
            <w:vAlign w:val="bottom"/>
          </w:tcPr>
          <w:p w14:paraId="78C618E9" w14:textId="77777777" w:rsidR="00C27F6C" w:rsidRDefault="00000000">
            <w:pPr>
              <w:pStyle w:val="af0"/>
              <w:spacing w:line="240" w:lineRule="auto"/>
              <w:jc w:val="center"/>
              <w:rPr>
                <w:rFonts w:ascii="方正粗黑宋简体" w:eastAsia="方正粗黑宋简体" w:hAnsi="方正粗黑宋简体" w:hint="eastAsia"/>
                <w:spacing w:val="321"/>
                <w:kern w:val="0"/>
                <w:sz w:val="30"/>
                <w:szCs w:val="30"/>
              </w:rPr>
            </w:pPr>
            <w:bookmarkStart w:id="1" w:name="_Hlk131542967"/>
            <w:bookmarkEnd w:id="0"/>
            <w:r>
              <w:rPr>
                <w:rFonts w:ascii="方正粗黑宋简体" w:eastAsia="方正粗黑宋简体" w:hAnsi="方正粗黑宋简体" w:hint="eastAsia"/>
                <w:spacing w:val="300"/>
                <w:kern w:val="0"/>
                <w:sz w:val="30"/>
                <w:szCs w:val="30"/>
                <w:fitText w:val="1200" w:id="-1165155328"/>
              </w:rPr>
              <w:t>学</w:t>
            </w:r>
            <w:r>
              <w:rPr>
                <w:rFonts w:ascii="方正粗黑宋简体" w:eastAsia="方正粗黑宋简体" w:hAnsi="方正粗黑宋简体" w:hint="eastAsia"/>
                <w:kern w:val="0"/>
                <w:sz w:val="30"/>
                <w:szCs w:val="30"/>
                <w:fitText w:val="1200" w:id="-1165155328"/>
              </w:rPr>
              <w:t>院</w:t>
            </w:r>
          </w:p>
        </w:tc>
        <w:tc>
          <w:tcPr>
            <w:tcW w:w="0" w:type="auto"/>
            <w:tcBorders>
              <w:bottom w:val="single" w:sz="4" w:space="0" w:color="auto"/>
            </w:tcBorders>
            <w:vAlign w:val="bottom"/>
          </w:tcPr>
          <w:p w14:paraId="62B699DB" w14:textId="7DFAFE6B" w:rsidR="00C27F6C" w:rsidRDefault="00000000">
            <w:pPr>
              <w:pStyle w:val="af1"/>
              <w:rPr>
                <w:rFonts w:ascii="华文楷体" w:eastAsia="华文楷体" w:hAnsi="华文楷体" w:hint="eastAsia"/>
              </w:rPr>
            </w:pPr>
            <w:r>
              <w:rPr>
                <w:rFonts w:ascii="华文楷体" w:eastAsia="华文楷体" w:hAnsi="华文楷体" w:hint="eastAsia"/>
              </w:rPr>
              <w:t>计算机科学与技术学院/软件学院</w:t>
            </w:r>
          </w:p>
        </w:tc>
      </w:tr>
      <w:tr w:rsidR="00C27F6C" w14:paraId="3A7BECC8" w14:textId="77777777">
        <w:trPr>
          <w:trHeight w:hRule="exact" w:val="737"/>
        </w:trPr>
        <w:tc>
          <w:tcPr>
            <w:tcW w:w="0" w:type="auto"/>
            <w:vAlign w:val="bottom"/>
          </w:tcPr>
          <w:p w14:paraId="395CDB3F" w14:textId="77777777" w:rsidR="00C27F6C" w:rsidRDefault="00000000">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spacing w:val="300"/>
                <w:kern w:val="0"/>
                <w:sz w:val="30"/>
                <w:szCs w:val="30"/>
                <w:fitText w:val="1200" w:id="-1165155327"/>
              </w:rPr>
              <w:t>专</w:t>
            </w:r>
            <w:r>
              <w:rPr>
                <w:rFonts w:ascii="方正粗黑宋简体" w:eastAsia="方正粗黑宋简体" w:hAnsi="方正粗黑宋简体"/>
                <w:kern w:val="0"/>
                <w:sz w:val="30"/>
                <w:szCs w:val="30"/>
                <w:fitText w:val="1200" w:id="-1165155327"/>
              </w:rPr>
              <w:t>业</w:t>
            </w:r>
          </w:p>
        </w:tc>
        <w:tc>
          <w:tcPr>
            <w:tcW w:w="0" w:type="auto"/>
            <w:tcBorders>
              <w:top w:val="single" w:sz="4" w:space="0" w:color="auto"/>
              <w:bottom w:val="single" w:sz="4" w:space="0" w:color="auto"/>
            </w:tcBorders>
            <w:vAlign w:val="bottom"/>
          </w:tcPr>
          <w:p w14:paraId="3A53C366" w14:textId="77777777" w:rsidR="00C27F6C" w:rsidRDefault="00000000">
            <w:pPr>
              <w:pStyle w:val="af1"/>
              <w:rPr>
                <w:rFonts w:ascii="华文楷体" w:eastAsia="华文楷体" w:hAnsi="华文楷体" w:hint="eastAsia"/>
              </w:rPr>
            </w:pPr>
            <w:r>
              <w:rPr>
                <w:rFonts w:ascii="华文楷体" w:eastAsia="华文楷体" w:hAnsi="华文楷体" w:hint="eastAsia"/>
              </w:rPr>
              <w:t>计算机科学与技术</w:t>
            </w:r>
          </w:p>
        </w:tc>
      </w:tr>
      <w:tr w:rsidR="00C27F6C" w14:paraId="48683197" w14:textId="77777777">
        <w:trPr>
          <w:trHeight w:hRule="exact" w:val="737"/>
        </w:trPr>
        <w:tc>
          <w:tcPr>
            <w:tcW w:w="0" w:type="auto"/>
            <w:vAlign w:val="bottom"/>
          </w:tcPr>
          <w:p w14:paraId="3F378E7F" w14:textId="77777777" w:rsidR="00C27F6C" w:rsidRDefault="00000000">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hint="eastAsia"/>
                <w:spacing w:val="300"/>
                <w:kern w:val="0"/>
                <w:sz w:val="30"/>
                <w:szCs w:val="30"/>
                <w:fitText w:val="1200" w:id="-1165155326"/>
              </w:rPr>
              <w:t>班</w:t>
            </w:r>
            <w:r>
              <w:rPr>
                <w:rFonts w:ascii="方正粗黑宋简体" w:eastAsia="方正粗黑宋简体" w:hAnsi="方正粗黑宋简体" w:hint="eastAsia"/>
                <w:kern w:val="0"/>
                <w:sz w:val="30"/>
                <w:szCs w:val="30"/>
                <w:fitText w:val="1200" w:id="-1165155326"/>
              </w:rPr>
              <w:t>级</w:t>
            </w:r>
          </w:p>
        </w:tc>
        <w:tc>
          <w:tcPr>
            <w:tcW w:w="0" w:type="auto"/>
            <w:tcBorders>
              <w:top w:val="single" w:sz="4" w:space="0" w:color="auto"/>
              <w:bottom w:val="single" w:sz="4" w:space="0" w:color="auto"/>
            </w:tcBorders>
            <w:vAlign w:val="bottom"/>
          </w:tcPr>
          <w:p w14:paraId="51626FCF" w14:textId="7094CFE6" w:rsidR="00C27F6C" w:rsidRDefault="00000000">
            <w:pPr>
              <w:pStyle w:val="af1"/>
              <w:rPr>
                <w:rFonts w:ascii="华文楷体" w:eastAsia="华文楷体" w:hAnsi="华文楷体" w:hint="eastAsia"/>
              </w:rPr>
            </w:pPr>
            <w:r>
              <w:rPr>
                <w:rFonts w:ascii="华文楷体" w:eastAsia="华文楷体" w:hAnsi="华文楷体"/>
              </w:rPr>
              <w:t>162</w:t>
            </w:r>
            <w:r w:rsidR="00436336">
              <w:rPr>
                <w:rFonts w:ascii="华文楷体" w:eastAsia="华文楷体" w:hAnsi="华文楷体" w:hint="eastAsia"/>
              </w:rPr>
              <w:t>3</w:t>
            </w:r>
            <w:r>
              <w:rPr>
                <w:rFonts w:ascii="华文楷体" w:eastAsia="华文楷体" w:hAnsi="华文楷体"/>
              </w:rPr>
              <w:t>102</w:t>
            </w:r>
          </w:p>
        </w:tc>
      </w:tr>
      <w:bookmarkEnd w:id="1"/>
    </w:tbl>
    <w:p w14:paraId="60433C14" w14:textId="77777777" w:rsidR="00C27F6C" w:rsidRDefault="00C27F6C">
      <w:pPr>
        <w:rPr>
          <w:rFonts w:ascii="华文新魏" w:eastAsia="华文新魏" w:hAnsi="Times New Roman" w:cs="Times New Roman"/>
          <w:sz w:val="52"/>
          <w:szCs w:val="52"/>
        </w:rPr>
      </w:pPr>
    </w:p>
    <w:p w14:paraId="0E64BD62" w14:textId="77777777" w:rsidR="00C27F6C" w:rsidRDefault="00C27F6C">
      <w:pPr>
        <w:pStyle w:val="af0"/>
        <w:jc w:val="center"/>
        <w:rPr>
          <w:rFonts w:ascii="华文新魏" w:eastAsia="华文新魏" w:hAnsi="Times New Roman" w:cs="Times New Roman"/>
          <w:sz w:val="52"/>
          <w:szCs w:val="52"/>
        </w:rPr>
      </w:pPr>
    </w:p>
    <w:p w14:paraId="49C22494" w14:textId="77777777" w:rsidR="00C27F6C" w:rsidRDefault="00C27F6C">
      <w:pPr>
        <w:pStyle w:val="af0"/>
        <w:jc w:val="center"/>
        <w:rPr>
          <w:rFonts w:ascii="华文新魏" w:eastAsia="华文新魏" w:hAnsi="Times New Roman" w:cs="Times New Roman"/>
          <w:sz w:val="52"/>
          <w:szCs w:val="52"/>
        </w:rPr>
      </w:pPr>
    </w:p>
    <w:p w14:paraId="7ED6BA77" w14:textId="77777777" w:rsidR="00AC66FD" w:rsidRDefault="00000000">
      <w:pPr>
        <w:pStyle w:val="af0"/>
        <w:jc w:val="center"/>
        <w:rPr>
          <w:rFonts w:ascii="华文新魏" w:eastAsia="华文新魏" w:hAnsi="Times New Roman" w:cs="Times New Roman"/>
          <w:sz w:val="52"/>
          <w:szCs w:val="52"/>
        </w:rPr>
      </w:pPr>
      <w:r>
        <w:rPr>
          <w:rFonts w:ascii="华文新魏" w:eastAsia="华文新魏" w:hAnsi="Times New Roman" w:cs="Times New Roman"/>
          <w:sz w:val="52"/>
          <w:szCs w:val="52"/>
        </w:rPr>
        <w:tab/>
      </w:r>
    </w:p>
    <w:p w14:paraId="6ED8880C" w14:textId="77777777" w:rsidR="00AC66FD" w:rsidRDefault="00AC66FD">
      <w:pPr>
        <w:pStyle w:val="af0"/>
        <w:jc w:val="center"/>
        <w:rPr>
          <w:rFonts w:ascii="华文新魏" w:eastAsia="华文新魏" w:hAnsi="Times New Roman" w:cs="Times New Roman"/>
          <w:sz w:val="52"/>
          <w:szCs w:val="52"/>
        </w:rPr>
      </w:pPr>
    </w:p>
    <w:p w14:paraId="7E7D26BF" w14:textId="77777777" w:rsidR="00AC66FD" w:rsidRDefault="00AC66FD">
      <w:pPr>
        <w:pStyle w:val="af0"/>
        <w:jc w:val="center"/>
        <w:rPr>
          <w:rFonts w:ascii="华文新魏" w:eastAsia="华文新魏" w:hAnsi="Times New Roman" w:cs="Times New Roman"/>
          <w:sz w:val="52"/>
          <w:szCs w:val="52"/>
        </w:rPr>
      </w:pPr>
    </w:p>
    <w:p w14:paraId="4AF67286" w14:textId="253F5B9A" w:rsidR="00B62EBA" w:rsidRPr="00B62EBA" w:rsidRDefault="00000000" w:rsidP="00B62EBA">
      <w:pPr>
        <w:pStyle w:val="af0"/>
        <w:jc w:val="center"/>
        <w:rPr>
          <w:sz w:val="30"/>
          <w:szCs w:val="30"/>
        </w:rPr>
      </w:pPr>
      <w:r>
        <w:rPr>
          <w:sz w:val="30"/>
          <w:szCs w:val="30"/>
        </w:rPr>
        <w:t>二〇二</w:t>
      </w:r>
      <w:r w:rsidR="00881194">
        <w:rPr>
          <w:rFonts w:hint="eastAsia"/>
          <w:sz w:val="30"/>
          <w:szCs w:val="30"/>
        </w:rPr>
        <w:t>五</w:t>
      </w:r>
      <w:r>
        <w:rPr>
          <w:sz w:val="30"/>
          <w:szCs w:val="30"/>
        </w:rPr>
        <w:t>年</w:t>
      </w:r>
      <w:r>
        <w:rPr>
          <w:rFonts w:hint="eastAsia"/>
          <w:sz w:val="30"/>
          <w:szCs w:val="30"/>
        </w:rPr>
        <w:t>十一</w:t>
      </w:r>
      <w:r>
        <w:rPr>
          <w:sz w:val="30"/>
          <w:szCs w:val="30"/>
        </w:rPr>
        <w:t>月</w:t>
      </w:r>
    </w:p>
    <w:p w14:paraId="6BC0D3E1" w14:textId="77777777" w:rsidR="00C27F6C" w:rsidRDefault="00C27F6C">
      <w:pPr>
        <w:pStyle w:val="af0"/>
        <w:jc w:val="center"/>
        <w:rPr>
          <w:sz w:val="30"/>
          <w:szCs w:val="30"/>
        </w:rPr>
      </w:pPr>
    </w:p>
    <w:sdt>
      <w:sdtPr>
        <w:rPr>
          <w:rFonts w:asciiTheme="minorHAnsi" w:eastAsiaTheme="minorEastAsia" w:hAnsiTheme="minorHAnsi" w:cstheme="minorBidi"/>
          <w:color w:val="auto"/>
          <w:kern w:val="2"/>
          <w:sz w:val="21"/>
          <w:szCs w:val="22"/>
          <w:lang w:val="zh-CN"/>
        </w:rPr>
        <w:id w:val="691039714"/>
        <w:docPartObj>
          <w:docPartGallery w:val="Table of Contents"/>
          <w:docPartUnique/>
        </w:docPartObj>
      </w:sdtPr>
      <w:sdtEndPr>
        <w:rPr>
          <w:rStyle w:val="ae"/>
          <w:rFonts w:ascii="华文中宋" w:eastAsia="华文中宋" w:hAnsi="华文中宋"/>
          <w:color w:val="0563C1" w:themeColor="hyperlink"/>
          <w:u w:val="single"/>
          <w:lang w:val="en-US"/>
        </w:rPr>
      </w:sdtEndPr>
      <w:sdtContent>
        <w:p w14:paraId="44F80ED3" w14:textId="77777777" w:rsidR="00C27F6C" w:rsidRDefault="00000000">
          <w:pPr>
            <w:pStyle w:val="TOC10"/>
            <w:spacing w:line="360" w:lineRule="auto"/>
            <w:jc w:val="center"/>
            <w:rPr>
              <w:rFonts w:ascii="华文楷体" w:eastAsia="华文楷体" w:hAnsi="华文楷体" w:hint="eastAsia"/>
              <w:color w:val="auto"/>
              <w:lang w:val="zh-CN"/>
            </w:rPr>
          </w:pPr>
          <w:r>
            <w:rPr>
              <w:rFonts w:ascii="华文楷体" w:eastAsia="华文楷体" w:hAnsi="华文楷体" w:hint="eastAsia"/>
              <w:color w:val="auto"/>
            </w:rPr>
            <w:t>目 录</w:t>
          </w:r>
        </w:p>
        <w:p w14:paraId="7B5D8A4B" w14:textId="77777777" w:rsidR="00C27F6C" w:rsidRDefault="00000000">
          <w:pPr>
            <w:pStyle w:val="TOC2"/>
            <w:tabs>
              <w:tab w:val="right" w:leader="dot" w:pos="8296"/>
            </w:tabs>
            <w:spacing w:line="360" w:lineRule="auto"/>
            <w:rPr>
              <w:rStyle w:val="ae"/>
              <w:rFonts w:ascii="华文中宋" w:eastAsia="华文中宋" w:hAnsi="华文中宋" w:hint="eastAsia"/>
            </w:rPr>
          </w:pPr>
          <w:r>
            <w:rPr>
              <w:rStyle w:val="ae"/>
              <w:rFonts w:ascii="华文中宋" w:eastAsia="华文中宋" w:hAnsi="华文中宋" w:hint="eastAsia"/>
            </w:rPr>
            <w:fldChar w:fldCharType="begin"/>
          </w:r>
          <w:r>
            <w:rPr>
              <w:rStyle w:val="ae"/>
              <w:rFonts w:ascii="华文中宋" w:eastAsia="华文中宋" w:hAnsi="华文中宋" w:hint="eastAsia"/>
            </w:rPr>
            <w:instrText xml:space="preserve"> TOC \o "1-3" \h \z \u </w:instrText>
          </w:r>
          <w:r>
            <w:rPr>
              <w:rStyle w:val="ae"/>
              <w:rFonts w:ascii="华文中宋" w:eastAsia="华文中宋" w:hAnsi="华文中宋" w:hint="eastAsia"/>
            </w:rPr>
            <w:fldChar w:fldCharType="separate"/>
          </w:r>
          <w:hyperlink w:anchor="_Toc149848655" w:history="1">
            <w:r w:rsidR="00C27F6C">
              <w:rPr>
                <w:rStyle w:val="ae"/>
                <w:rFonts w:ascii="华文中宋" w:eastAsia="华文中宋" w:hAnsi="华文中宋"/>
              </w:rPr>
              <w:t>一、引言</w:t>
            </w:r>
            <w:r w:rsidR="00C27F6C">
              <w:rPr>
                <w:rStyle w:val="ae"/>
                <w:rFonts w:ascii="华文中宋" w:eastAsia="华文中宋" w:hAnsi="华文中宋"/>
              </w:rPr>
              <w:tab/>
            </w:r>
            <w:r w:rsidR="00C27F6C">
              <w:rPr>
                <w:rStyle w:val="ae"/>
                <w:rFonts w:ascii="华文中宋" w:eastAsia="华文中宋" w:hAnsi="华文中宋"/>
              </w:rPr>
              <w:fldChar w:fldCharType="begin"/>
            </w:r>
            <w:r w:rsidR="00C27F6C">
              <w:rPr>
                <w:rStyle w:val="ae"/>
                <w:rFonts w:ascii="华文中宋" w:eastAsia="华文中宋" w:hAnsi="华文中宋"/>
              </w:rPr>
              <w:instrText xml:space="preserve"> PAGEREF _Toc149848655 \h </w:instrText>
            </w:r>
            <w:r w:rsidR="00C27F6C">
              <w:rPr>
                <w:rStyle w:val="ae"/>
                <w:rFonts w:ascii="华文中宋" w:eastAsia="华文中宋" w:hAnsi="华文中宋"/>
              </w:rPr>
            </w:r>
            <w:r w:rsidR="00C27F6C">
              <w:rPr>
                <w:rStyle w:val="ae"/>
                <w:rFonts w:ascii="华文中宋" w:eastAsia="华文中宋" w:hAnsi="华文中宋"/>
              </w:rPr>
              <w:fldChar w:fldCharType="separate"/>
            </w:r>
            <w:r w:rsidR="00C27F6C">
              <w:rPr>
                <w:rStyle w:val="ae"/>
                <w:rFonts w:ascii="华文中宋" w:eastAsia="华文中宋" w:hAnsi="华文中宋"/>
              </w:rPr>
              <w:t>2</w:t>
            </w:r>
            <w:r w:rsidR="00C27F6C">
              <w:rPr>
                <w:rStyle w:val="ae"/>
                <w:rFonts w:ascii="华文中宋" w:eastAsia="华文中宋" w:hAnsi="华文中宋"/>
              </w:rPr>
              <w:fldChar w:fldCharType="end"/>
            </w:r>
          </w:hyperlink>
        </w:p>
        <w:p w14:paraId="4E8F50B0"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56" w:history="1">
            <w:r>
              <w:rPr>
                <w:rStyle w:val="ae"/>
                <w:rFonts w:ascii="华文中宋" w:eastAsia="华文中宋" w:hAnsi="华文中宋"/>
              </w:rPr>
              <w:t>1、编写目的</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_Toc149848656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2</w:t>
            </w:r>
            <w:r>
              <w:rPr>
                <w:rStyle w:val="ae"/>
                <w:rFonts w:ascii="华文中宋" w:eastAsia="华文中宋" w:hAnsi="华文中宋"/>
              </w:rPr>
              <w:fldChar w:fldCharType="end"/>
            </w:r>
          </w:hyperlink>
        </w:p>
        <w:p w14:paraId="6B174A13"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57" w:history="1">
            <w:r>
              <w:rPr>
                <w:rStyle w:val="ae"/>
                <w:rFonts w:ascii="华文中宋" w:eastAsia="华文中宋" w:hAnsi="华文中宋"/>
              </w:rPr>
              <w:t>2、背景</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_Toc149848657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3</w:t>
            </w:r>
            <w:r>
              <w:rPr>
                <w:rStyle w:val="ae"/>
                <w:rFonts w:ascii="华文中宋" w:eastAsia="华文中宋" w:hAnsi="华文中宋"/>
              </w:rPr>
              <w:fldChar w:fldCharType="end"/>
            </w:r>
          </w:hyperlink>
        </w:p>
        <w:p w14:paraId="7781A872"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58" w:history="1">
            <w:r>
              <w:rPr>
                <w:rStyle w:val="ae"/>
                <w:rFonts w:ascii="华文中宋" w:eastAsia="华文中宋" w:hAnsi="华文中宋"/>
              </w:rPr>
              <w:t>3、定义</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_Toc149848658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3</w:t>
            </w:r>
            <w:r>
              <w:rPr>
                <w:rStyle w:val="ae"/>
                <w:rFonts w:ascii="华文中宋" w:eastAsia="华文中宋" w:hAnsi="华文中宋"/>
              </w:rPr>
              <w:fldChar w:fldCharType="end"/>
            </w:r>
          </w:hyperlink>
        </w:p>
        <w:p w14:paraId="44280CD5"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59" w:history="1">
            <w:r>
              <w:rPr>
                <w:rStyle w:val="ae"/>
                <w:rFonts w:ascii="华文中宋" w:eastAsia="华文中宋" w:hAnsi="华文中宋"/>
              </w:rPr>
              <w:t>4、参考文献</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_Toc149848659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4</w:t>
            </w:r>
            <w:r>
              <w:rPr>
                <w:rStyle w:val="ae"/>
                <w:rFonts w:ascii="华文中宋" w:eastAsia="华文中宋" w:hAnsi="华文中宋"/>
              </w:rPr>
              <w:fldChar w:fldCharType="end"/>
            </w:r>
          </w:hyperlink>
        </w:p>
        <w:p w14:paraId="4F81251D"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0" w:history="1">
            <w:r>
              <w:rPr>
                <w:rStyle w:val="ae"/>
                <w:rFonts w:ascii="华文中宋" w:eastAsia="华文中宋" w:hAnsi="华文中宋"/>
              </w:rPr>
              <w:t>二、系统结构模型</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_Toc149848660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2879AC4B"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1" w:history="1">
            <w:r>
              <w:rPr>
                <w:rStyle w:val="ae"/>
                <w:rFonts w:ascii="华文中宋" w:eastAsia="华文中宋" w:hAnsi="华文中宋"/>
              </w:rPr>
              <w:t>1、初始对象表</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_Toc149848661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5ED37C28"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2" w:history="1">
            <w:r>
              <w:rPr>
                <w:rStyle w:val="ae"/>
                <w:rFonts w:ascii="华文中宋" w:eastAsia="华文中宋" w:hAnsi="华文中宋"/>
              </w:rPr>
              <w:t>2、初始类图</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_Toc149848662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724EEC3C"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3" w:history="1">
            <w:r>
              <w:rPr>
                <w:rStyle w:val="ae"/>
                <w:rFonts w:ascii="华文中宋" w:eastAsia="华文中宋" w:hAnsi="华文中宋"/>
              </w:rPr>
              <w:t>3、细化类图</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_Toc149848663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58C9B49A"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4" w:history="1">
            <w:r>
              <w:rPr>
                <w:rStyle w:val="ae"/>
                <w:rFonts w:ascii="华文中宋" w:eastAsia="华文中宋" w:hAnsi="华文中宋"/>
              </w:rPr>
              <w:t>3.1属性的识别</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_Toc149848664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4D226D0F"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5" w:history="1">
            <w:r>
              <w:rPr>
                <w:rStyle w:val="ae"/>
                <w:rFonts w:ascii="华文中宋" w:eastAsia="华文中宋" w:hAnsi="华文中宋"/>
              </w:rPr>
              <w:t>3.2操作的识别</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_Toc149848665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3CBEAE9E"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6" w:history="1">
            <w:r>
              <w:rPr>
                <w:rStyle w:val="ae"/>
                <w:rFonts w:ascii="华文中宋" w:eastAsia="华文中宋" w:hAnsi="华文中宋"/>
              </w:rPr>
              <w:t>4、三层精化类图</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_Toc149848666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5</w:t>
            </w:r>
            <w:r>
              <w:rPr>
                <w:rStyle w:val="ae"/>
                <w:rFonts w:ascii="华文中宋" w:eastAsia="华文中宋" w:hAnsi="华文中宋"/>
              </w:rPr>
              <w:fldChar w:fldCharType="end"/>
            </w:r>
          </w:hyperlink>
        </w:p>
        <w:p w14:paraId="7A3DB8E3"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7" w:history="1">
            <w:r>
              <w:rPr>
                <w:rStyle w:val="ae"/>
                <w:rFonts w:ascii="华文中宋" w:eastAsia="华文中宋" w:hAnsi="华文中宋"/>
              </w:rPr>
              <w:t>三、系统行为模型</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_Toc149848667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9</w:t>
            </w:r>
            <w:r>
              <w:rPr>
                <w:rStyle w:val="ae"/>
                <w:rFonts w:ascii="华文中宋" w:eastAsia="华文中宋" w:hAnsi="华文中宋"/>
              </w:rPr>
              <w:fldChar w:fldCharType="end"/>
            </w:r>
          </w:hyperlink>
        </w:p>
        <w:p w14:paraId="2CEAE656"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8" w:history="1">
            <w:r>
              <w:rPr>
                <w:rStyle w:val="ae"/>
                <w:rFonts w:ascii="华文中宋" w:eastAsia="华文中宋" w:hAnsi="华文中宋"/>
              </w:rPr>
              <w:t>1、交互模型</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_Toc149848668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9</w:t>
            </w:r>
            <w:r>
              <w:rPr>
                <w:rStyle w:val="ae"/>
                <w:rFonts w:ascii="华文中宋" w:eastAsia="华文中宋" w:hAnsi="华文中宋"/>
              </w:rPr>
              <w:fldChar w:fldCharType="end"/>
            </w:r>
          </w:hyperlink>
        </w:p>
        <w:p w14:paraId="4A932D1C" w14:textId="77777777" w:rsidR="00C27F6C" w:rsidRDefault="00C27F6C">
          <w:pPr>
            <w:pStyle w:val="TOC2"/>
            <w:tabs>
              <w:tab w:val="right" w:leader="dot" w:pos="8296"/>
            </w:tabs>
            <w:spacing w:line="360" w:lineRule="auto"/>
            <w:rPr>
              <w:rStyle w:val="ae"/>
              <w:rFonts w:ascii="华文中宋" w:eastAsia="华文中宋" w:hAnsi="华文中宋" w:hint="eastAsia"/>
            </w:rPr>
          </w:pPr>
          <w:hyperlink w:anchor="_Toc149848669" w:history="1">
            <w:r>
              <w:rPr>
                <w:rStyle w:val="ae"/>
                <w:rFonts w:ascii="华文中宋" w:eastAsia="华文中宋" w:hAnsi="华文中宋"/>
              </w:rPr>
              <w:t>2、状态模型</w:t>
            </w:r>
            <w:r>
              <w:rPr>
                <w:rStyle w:val="ae"/>
                <w:rFonts w:ascii="华文中宋" w:eastAsia="华文中宋" w:hAnsi="华文中宋"/>
              </w:rPr>
              <w:tab/>
            </w:r>
            <w:r>
              <w:rPr>
                <w:rStyle w:val="ae"/>
                <w:rFonts w:ascii="华文中宋" w:eastAsia="华文中宋" w:hAnsi="华文中宋"/>
              </w:rPr>
              <w:fldChar w:fldCharType="begin"/>
            </w:r>
            <w:r>
              <w:rPr>
                <w:rStyle w:val="ae"/>
                <w:rFonts w:ascii="华文中宋" w:eastAsia="华文中宋" w:hAnsi="华文中宋"/>
              </w:rPr>
              <w:instrText xml:space="preserve"> PAGEREF _Toc149848669 \h </w:instrText>
            </w:r>
            <w:r>
              <w:rPr>
                <w:rStyle w:val="ae"/>
                <w:rFonts w:ascii="华文中宋" w:eastAsia="华文中宋" w:hAnsi="华文中宋"/>
              </w:rPr>
            </w:r>
            <w:r>
              <w:rPr>
                <w:rStyle w:val="ae"/>
                <w:rFonts w:ascii="华文中宋" w:eastAsia="华文中宋" w:hAnsi="华文中宋"/>
              </w:rPr>
              <w:fldChar w:fldCharType="separate"/>
            </w:r>
            <w:r>
              <w:rPr>
                <w:rStyle w:val="ae"/>
                <w:rFonts w:ascii="华文中宋" w:eastAsia="华文中宋" w:hAnsi="华文中宋"/>
              </w:rPr>
              <w:t>17</w:t>
            </w:r>
            <w:r>
              <w:rPr>
                <w:rStyle w:val="ae"/>
                <w:rFonts w:ascii="华文中宋" w:eastAsia="华文中宋" w:hAnsi="华文中宋"/>
              </w:rPr>
              <w:fldChar w:fldCharType="end"/>
            </w:r>
          </w:hyperlink>
        </w:p>
        <w:p w14:paraId="0B366A09" w14:textId="77777777" w:rsidR="00C27F6C" w:rsidRDefault="00000000">
          <w:pPr>
            <w:pStyle w:val="TOC2"/>
            <w:tabs>
              <w:tab w:val="right" w:leader="dot" w:pos="8296"/>
            </w:tabs>
            <w:spacing w:line="360" w:lineRule="auto"/>
            <w:rPr>
              <w:rStyle w:val="ae"/>
              <w:rFonts w:ascii="华文中宋" w:eastAsia="华文中宋" w:hAnsi="华文中宋" w:hint="eastAsia"/>
            </w:rPr>
          </w:pPr>
          <w:r>
            <w:rPr>
              <w:rStyle w:val="ae"/>
              <w:rFonts w:ascii="华文中宋" w:eastAsia="华文中宋" w:hAnsi="华文中宋" w:hint="eastAsia"/>
            </w:rPr>
            <w:fldChar w:fldCharType="end"/>
          </w:r>
        </w:p>
      </w:sdtContent>
    </w:sdt>
    <w:p w14:paraId="418E8D19" w14:textId="77777777" w:rsidR="00C27F6C" w:rsidRDefault="00C27F6C">
      <w:pPr>
        <w:pStyle w:val="af0"/>
        <w:jc w:val="center"/>
        <w:rPr>
          <w:sz w:val="30"/>
          <w:szCs w:val="30"/>
        </w:rPr>
      </w:pPr>
    </w:p>
    <w:p w14:paraId="14C7C9E8" w14:textId="77777777" w:rsidR="00C27F6C" w:rsidRDefault="00C27F6C">
      <w:pPr>
        <w:pStyle w:val="af0"/>
        <w:jc w:val="center"/>
        <w:rPr>
          <w:sz w:val="30"/>
          <w:szCs w:val="30"/>
        </w:rPr>
      </w:pPr>
    </w:p>
    <w:p w14:paraId="4F998A3E" w14:textId="77777777" w:rsidR="00C27F6C" w:rsidRDefault="00C27F6C">
      <w:pPr>
        <w:pStyle w:val="af0"/>
        <w:jc w:val="center"/>
        <w:rPr>
          <w:sz w:val="30"/>
          <w:szCs w:val="30"/>
        </w:rPr>
      </w:pPr>
    </w:p>
    <w:p w14:paraId="505958DE" w14:textId="77777777" w:rsidR="00C27F6C" w:rsidRDefault="00C27F6C">
      <w:pPr>
        <w:pStyle w:val="af0"/>
        <w:jc w:val="center"/>
        <w:rPr>
          <w:sz w:val="30"/>
          <w:szCs w:val="30"/>
        </w:rPr>
      </w:pPr>
    </w:p>
    <w:p w14:paraId="0EB32F84" w14:textId="77777777" w:rsidR="00C27F6C" w:rsidRDefault="00C27F6C">
      <w:pPr>
        <w:pStyle w:val="af0"/>
        <w:jc w:val="center"/>
        <w:rPr>
          <w:sz w:val="30"/>
          <w:szCs w:val="30"/>
        </w:rPr>
      </w:pPr>
    </w:p>
    <w:p w14:paraId="0B329FE4" w14:textId="77777777" w:rsidR="00C27F6C" w:rsidRDefault="00C27F6C">
      <w:pPr>
        <w:pStyle w:val="af0"/>
        <w:jc w:val="center"/>
        <w:rPr>
          <w:sz w:val="30"/>
          <w:szCs w:val="30"/>
        </w:rPr>
      </w:pPr>
    </w:p>
    <w:p w14:paraId="302CA580" w14:textId="77777777" w:rsidR="00C27F6C" w:rsidRDefault="00000000">
      <w:pPr>
        <w:pStyle w:val="1"/>
        <w:rPr>
          <w:rFonts w:ascii="华文中宋" w:eastAsia="华文中宋" w:hAnsi="华文中宋" w:hint="eastAsia"/>
          <w:sz w:val="32"/>
          <w:szCs w:val="32"/>
        </w:rPr>
      </w:pPr>
      <w:bookmarkStart w:id="2" w:name="_Toc149848655"/>
      <w:r>
        <w:rPr>
          <w:rFonts w:ascii="华文中宋" w:eastAsia="华文中宋" w:hAnsi="华文中宋" w:hint="eastAsia"/>
          <w:sz w:val="32"/>
          <w:szCs w:val="32"/>
        </w:rPr>
        <w:lastRenderedPageBreak/>
        <w:t>一、引言</w:t>
      </w:r>
      <w:bookmarkEnd w:id="2"/>
    </w:p>
    <w:p w14:paraId="3BD5F7C4" w14:textId="77777777" w:rsidR="00C27F6C" w:rsidRDefault="00000000">
      <w:pPr>
        <w:pStyle w:val="2"/>
        <w:rPr>
          <w:rFonts w:hint="eastAsia"/>
        </w:rPr>
      </w:pPr>
      <w:bookmarkStart w:id="3" w:name="_Toc149848656"/>
      <w:r>
        <w:rPr>
          <w:rFonts w:hint="eastAsia"/>
        </w:rPr>
        <w:t>1</w:t>
      </w:r>
      <w:r>
        <w:t>、</w:t>
      </w:r>
      <w:r>
        <w:rPr>
          <w:rFonts w:hint="eastAsia"/>
        </w:rPr>
        <w:t>编写目的</w:t>
      </w:r>
      <w:bookmarkEnd w:id="3"/>
    </w:p>
    <w:p w14:paraId="1A8EF2FF" w14:textId="77777777" w:rsidR="00C27F6C" w:rsidRDefault="00000000">
      <w:pPr>
        <w:spacing w:line="360" w:lineRule="auto"/>
        <w:ind w:firstLineChars="200" w:firstLine="420"/>
        <w:rPr>
          <w:rFonts w:ascii="宋体" w:eastAsia="宋体" w:hAnsi="宋体" w:hint="eastAsia"/>
        </w:rPr>
      </w:pPr>
      <w:r>
        <w:rPr>
          <w:rFonts w:ascii="宋体" w:eastAsia="宋体" w:hAnsi="宋体"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790CDD7A" w14:textId="77777777" w:rsidR="00C27F6C" w:rsidRDefault="00000000">
      <w:pPr>
        <w:spacing w:line="360" w:lineRule="auto"/>
        <w:ind w:firstLine="420"/>
        <w:rPr>
          <w:rFonts w:ascii="宋体" w:eastAsia="宋体" w:hAnsi="宋体" w:hint="eastAsia"/>
        </w:rPr>
      </w:pPr>
      <w:r>
        <w:rPr>
          <w:rFonts w:ascii="宋体" w:eastAsia="宋体" w:hAnsi="宋体" w:hint="eastAsia"/>
        </w:rPr>
        <w:t>预期读者：软件设计者和测试者。</w:t>
      </w:r>
    </w:p>
    <w:p w14:paraId="7D997E0A" w14:textId="77777777" w:rsidR="00C27F6C" w:rsidRDefault="00C27F6C">
      <w:pPr>
        <w:rPr>
          <w:rFonts w:hint="eastAsia"/>
        </w:rPr>
      </w:pPr>
    </w:p>
    <w:p w14:paraId="0485350E" w14:textId="77777777" w:rsidR="00C27F6C" w:rsidRDefault="00000000">
      <w:pPr>
        <w:pStyle w:val="2"/>
        <w:rPr>
          <w:rFonts w:hint="eastAsia"/>
        </w:rPr>
      </w:pPr>
      <w:bookmarkStart w:id="4" w:name="_Toc149848657"/>
      <w:r>
        <w:rPr>
          <w:rFonts w:hint="eastAsia"/>
        </w:rPr>
        <w:t>2</w:t>
      </w:r>
      <w:r>
        <w:t>、</w:t>
      </w:r>
      <w:r>
        <w:rPr>
          <w:rFonts w:hint="eastAsia"/>
        </w:rPr>
        <w:t>背景</w:t>
      </w:r>
      <w:bookmarkEnd w:id="4"/>
    </w:p>
    <w:p w14:paraId="05511176" w14:textId="77777777" w:rsidR="00C27F6C" w:rsidRDefault="00000000">
      <w:pPr>
        <w:ind w:firstLine="420"/>
        <w:rPr>
          <w:rFonts w:ascii="宋体" w:eastAsia="宋体" w:hAnsi="宋体" w:hint="eastAsia"/>
        </w:rPr>
      </w:pPr>
      <w:r>
        <w:rPr>
          <w:rFonts w:ascii="宋体" w:eastAsia="宋体" w:hAnsi="宋体" w:hint="eastAsia"/>
        </w:rPr>
        <w:t>说明：</w:t>
      </w:r>
    </w:p>
    <w:p w14:paraId="12179843" w14:textId="17AE2EED" w:rsidR="00C27F6C" w:rsidRDefault="00000000">
      <w:pPr>
        <w:numPr>
          <w:ilvl w:val="0"/>
          <w:numId w:val="1"/>
        </w:numPr>
        <w:spacing w:line="360" w:lineRule="auto"/>
        <w:rPr>
          <w:rFonts w:ascii="宋体" w:eastAsia="宋体" w:hAnsi="宋体" w:hint="eastAsia"/>
        </w:rPr>
      </w:pPr>
      <w:r>
        <w:rPr>
          <w:rFonts w:ascii="宋体" w:eastAsia="宋体" w:hAnsi="宋体" w:hint="eastAsia"/>
        </w:rPr>
        <w:t>待开发的软件系统的名称：</w:t>
      </w:r>
      <w:r w:rsidR="00B62EBA" w:rsidRPr="00B62EBA">
        <w:rPr>
          <w:rFonts w:ascii="宋体" w:eastAsia="宋体" w:hAnsi="宋体" w:hint="eastAsia"/>
        </w:rPr>
        <w:t>日常运动监测系统</w:t>
      </w:r>
      <w:r>
        <w:rPr>
          <w:rFonts w:ascii="宋体" w:eastAsia="宋体" w:hAnsi="宋体"/>
        </w:rPr>
        <w:t xml:space="preserve"> </w:t>
      </w:r>
    </w:p>
    <w:p w14:paraId="2E390541" w14:textId="1BB03800" w:rsidR="00C27F6C" w:rsidRDefault="00000000">
      <w:pPr>
        <w:numPr>
          <w:ilvl w:val="0"/>
          <w:numId w:val="1"/>
        </w:numPr>
        <w:spacing w:line="360" w:lineRule="auto"/>
        <w:rPr>
          <w:rFonts w:ascii="宋体" w:eastAsia="宋体" w:hAnsi="宋体" w:hint="eastAsia"/>
        </w:rPr>
      </w:pPr>
      <w:r>
        <w:rPr>
          <w:rFonts w:ascii="宋体" w:eastAsia="宋体" w:hAnsi="宋体" w:hint="eastAsia"/>
        </w:rPr>
        <w:t>本项目的任务提出者：</w:t>
      </w:r>
      <w:r w:rsidR="00B62EBA" w:rsidRPr="00B62EBA">
        <w:rPr>
          <w:rFonts w:ascii="宋体" w:eastAsia="宋体" w:hAnsi="宋体" w:hint="eastAsia"/>
        </w:rPr>
        <w:t>沈昊 冉云天 孙郡杰 王昕宇</w:t>
      </w:r>
      <w:r>
        <w:rPr>
          <w:rFonts w:ascii="宋体" w:eastAsia="宋体" w:hAnsi="宋体" w:hint="eastAsia"/>
        </w:rPr>
        <w:t>；</w:t>
      </w:r>
    </w:p>
    <w:p w14:paraId="5C8B49F4" w14:textId="240F4C21" w:rsidR="00C27F6C" w:rsidRDefault="00000000">
      <w:pPr>
        <w:numPr>
          <w:ilvl w:val="0"/>
          <w:numId w:val="1"/>
        </w:numPr>
        <w:spacing w:line="360" w:lineRule="auto"/>
        <w:rPr>
          <w:rFonts w:ascii="宋体" w:eastAsia="宋体" w:hAnsi="宋体" w:hint="eastAsia"/>
        </w:rPr>
      </w:pPr>
      <w:r>
        <w:rPr>
          <w:rFonts w:ascii="宋体" w:eastAsia="宋体" w:hAnsi="宋体" w:hint="eastAsia"/>
        </w:rPr>
        <w:t>本项目的任务开发者：</w:t>
      </w:r>
      <w:r w:rsidR="00B62EBA" w:rsidRPr="00B62EBA">
        <w:rPr>
          <w:rFonts w:ascii="宋体" w:eastAsia="宋体" w:hAnsi="宋体" w:hint="eastAsia"/>
        </w:rPr>
        <w:t>沈昊 冉云天 孙郡杰 王昕宇</w:t>
      </w:r>
      <w:r>
        <w:rPr>
          <w:rFonts w:ascii="宋体" w:eastAsia="宋体" w:hAnsi="宋体" w:hint="eastAsia"/>
        </w:rPr>
        <w:t>；</w:t>
      </w:r>
    </w:p>
    <w:p w14:paraId="66A11072" w14:textId="3847F3D7" w:rsidR="00C27F6C" w:rsidRDefault="00000000">
      <w:pPr>
        <w:numPr>
          <w:ilvl w:val="0"/>
          <w:numId w:val="1"/>
        </w:numPr>
        <w:spacing w:line="360" w:lineRule="auto"/>
        <w:rPr>
          <w:rFonts w:ascii="宋体" w:eastAsia="宋体" w:hAnsi="宋体" w:hint="eastAsia"/>
        </w:rPr>
      </w:pPr>
      <w:r>
        <w:rPr>
          <w:rFonts w:ascii="宋体" w:eastAsia="宋体" w:hAnsi="宋体" w:hint="eastAsia"/>
        </w:rPr>
        <w:t>用户：</w:t>
      </w:r>
      <w:r w:rsidR="00B62EBA" w:rsidRPr="00B62EBA">
        <w:rPr>
          <w:rFonts w:ascii="宋体" w:eastAsia="宋体" w:hAnsi="宋体" w:hint="eastAsia"/>
        </w:rPr>
        <w:t>经常体育锻炼的健身者、需要健身指导的初学者、专业的健身教练等</w:t>
      </w:r>
      <w:r>
        <w:rPr>
          <w:rFonts w:ascii="宋体" w:eastAsia="宋体" w:hAnsi="宋体" w:hint="eastAsia"/>
        </w:rPr>
        <w:t>。</w:t>
      </w:r>
    </w:p>
    <w:p w14:paraId="4C00DA74" w14:textId="77777777" w:rsidR="00C27F6C" w:rsidRDefault="00000000">
      <w:pPr>
        <w:numPr>
          <w:ilvl w:val="0"/>
          <w:numId w:val="1"/>
        </w:numPr>
        <w:spacing w:line="360" w:lineRule="auto"/>
        <w:rPr>
          <w:rFonts w:ascii="宋体" w:eastAsia="宋体" w:hAnsi="宋体" w:hint="eastAsia"/>
        </w:rPr>
      </w:pPr>
      <w:r>
        <w:rPr>
          <w:rFonts w:ascii="宋体" w:eastAsia="宋体" w:hAnsi="宋体" w:hint="eastAsia"/>
        </w:rPr>
        <w:t>实现该软件的计算中心或计算机网络：南京航空航天大学计算中心。</w:t>
      </w:r>
    </w:p>
    <w:p w14:paraId="57C96357" w14:textId="77777777" w:rsidR="00C27F6C" w:rsidRDefault="00C27F6C">
      <w:pPr>
        <w:rPr>
          <w:rFonts w:hint="eastAsia"/>
        </w:rPr>
      </w:pPr>
    </w:p>
    <w:p w14:paraId="63F4DA38" w14:textId="77777777" w:rsidR="00C27F6C" w:rsidRDefault="00000000">
      <w:pPr>
        <w:pStyle w:val="2"/>
        <w:rPr>
          <w:rFonts w:hint="eastAsia"/>
        </w:rPr>
      </w:pPr>
      <w:bookmarkStart w:id="5" w:name="_Toc149848658"/>
      <w:r>
        <w:rPr>
          <w:rFonts w:hint="eastAsia"/>
        </w:rPr>
        <w:t>3</w:t>
      </w:r>
      <w:r>
        <w:rPr>
          <w:rFonts w:hint="eastAsia"/>
        </w:rPr>
        <w:t>、定义</w:t>
      </w:r>
      <w:bookmarkEnd w:id="5"/>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287"/>
      </w:tblGrid>
      <w:tr w:rsidR="00B62EBA" w14:paraId="3648F1E0" w14:textId="77777777" w:rsidTr="00BA7559">
        <w:trPr>
          <w:jc w:val="center"/>
        </w:trPr>
        <w:tc>
          <w:tcPr>
            <w:tcW w:w="2235" w:type="dxa"/>
          </w:tcPr>
          <w:p w14:paraId="3266D115"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名称</w:t>
            </w:r>
          </w:p>
        </w:tc>
        <w:tc>
          <w:tcPr>
            <w:tcW w:w="6287" w:type="dxa"/>
          </w:tcPr>
          <w:p w14:paraId="2D6FD4F1"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说明</w:t>
            </w:r>
          </w:p>
        </w:tc>
      </w:tr>
      <w:tr w:rsidR="00B62EBA" w14:paraId="2A907ACE" w14:textId="77777777" w:rsidTr="00BA7559">
        <w:trPr>
          <w:jc w:val="center"/>
        </w:trPr>
        <w:tc>
          <w:tcPr>
            <w:tcW w:w="2235" w:type="dxa"/>
            <w:vAlign w:val="center"/>
          </w:tcPr>
          <w:p w14:paraId="2773ED6D"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账号</w:t>
            </w:r>
          </w:p>
        </w:tc>
        <w:tc>
          <w:tcPr>
            <w:tcW w:w="6287" w:type="dxa"/>
          </w:tcPr>
          <w:p w14:paraId="25683A47"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用户注册时登记的用户名（手机或邮箱）及密码</w:t>
            </w:r>
          </w:p>
        </w:tc>
      </w:tr>
      <w:tr w:rsidR="00B62EBA" w14:paraId="00DD8166" w14:textId="77777777" w:rsidTr="00BA7559">
        <w:trPr>
          <w:jc w:val="center"/>
        </w:trPr>
        <w:tc>
          <w:tcPr>
            <w:tcW w:w="2235" w:type="dxa"/>
            <w:vAlign w:val="center"/>
          </w:tcPr>
          <w:p w14:paraId="03C3EF7B"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用户分类</w:t>
            </w:r>
          </w:p>
        </w:tc>
        <w:tc>
          <w:tcPr>
            <w:tcW w:w="6287" w:type="dxa"/>
          </w:tcPr>
          <w:p w14:paraId="0EC6EF78"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用户、管理员</w:t>
            </w:r>
          </w:p>
        </w:tc>
      </w:tr>
      <w:tr w:rsidR="00B62EBA" w14:paraId="57460F97" w14:textId="77777777" w:rsidTr="00BA7559">
        <w:trPr>
          <w:jc w:val="center"/>
        </w:trPr>
        <w:tc>
          <w:tcPr>
            <w:tcW w:w="2235" w:type="dxa"/>
            <w:vAlign w:val="center"/>
          </w:tcPr>
          <w:p w14:paraId="4CB9DF60"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账户信息管理</w:t>
            </w:r>
          </w:p>
        </w:tc>
        <w:tc>
          <w:tcPr>
            <w:tcW w:w="6287" w:type="dxa"/>
          </w:tcPr>
          <w:p w14:paraId="11BB3DFF"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用户与管理员都可通过该模块对自己的信息进行增加、查询、修改、删除操作，分别对应注册、登录、修改用户信息及找回密码、注销，管理员拥有对所有用户的信息进行各项操作的权限</w:t>
            </w:r>
          </w:p>
        </w:tc>
      </w:tr>
      <w:tr w:rsidR="00B62EBA" w14:paraId="4B5E89A3" w14:textId="77777777" w:rsidTr="00BA7559">
        <w:trPr>
          <w:jc w:val="center"/>
        </w:trPr>
        <w:tc>
          <w:tcPr>
            <w:tcW w:w="2235" w:type="dxa"/>
            <w:vAlign w:val="center"/>
          </w:tcPr>
          <w:p w14:paraId="35D0F749"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增加打卡记录</w:t>
            </w:r>
          </w:p>
        </w:tc>
        <w:tc>
          <w:tcPr>
            <w:tcW w:w="6287" w:type="dxa"/>
          </w:tcPr>
          <w:p w14:paraId="2CAB86C9"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用户运动时添加打卡记录，包括日期、运动类型、运动量、运动时长、消耗的卡路里等信息</w:t>
            </w:r>
          </w:p>
        </w:tc>
      </w:tr>
      <w:tr w:rsidR="00B62EBA" w14:paraId="12742ED2" w14:textId="77777777" w:rsidTr="00BA7559">
        <w:trPr>
          <w:jc w:val="center"/>
        </w:trPr>
        <w:tc>
          <w:tcPr>
            <w:tcW w:w="2235" w:type="dxa"/>
            <w:vAlign w:val="center"/>
          </w:tcPr>
          <w:p w14:paraId="04D30A09"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删除打卡记录</w:t>
            </w:r>
          </w:p>
        </w:tc>
        <w:tc>
          <w:tcPr>
            <w:tcW w:w="6287" w:type="dxa"/>
          </w:tcPr>
          <w:p w14:paraId="2F34AA40"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用户可以删除自己创建的打卡记录</w:t>
            </w:r>
          </w:p>
        </w:tc>
      </w:tr>
      <w:tr w:rsidR="00B62EBA" w14:paraId="6E53577D" w14:textId="77777777" w:rsidTr="00BA7559">
        <w:trPr>
          <w:jc w:val="center"/>
        </w:trPr>
        <w:tc>
          <w:tcPr>
            <w:tcW w:w="2235" w:type="dxa"/>
            <w:vAlign w:val="center"/>
          </w:tcPr>
          <w:p w14:paraId="0E34F267"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lastRenderedPageBreak/>
              <w:t>查看打卡记录</w:t>
            </w:r>
          </w:p>
        </w:tc>
        <w:tc>
          <w:tcPr>
            <w:tcW w:w="6287" w:type="dxa"/>
          </w:tcPr>
          <w:p w14:paraId="2044112B"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用户可以查看自己所有的打卡记录</w:t>
            </w:r>
          </w:p>
        </w:tc>
      </w:tr>
      <w:tr w:rsidR="00B62EBA" w14:paraId="5A08AC6D" w14:textId="77777777" w:rsidTr="00BA7559">
        <w:trPr>
          <w:jc w:val="center"/>
        </w:trPr>
        <w:tc>
          <w:tcPr>
            <w:tcW w:w="2235" w:type="dxa"/>
            <w:vAlign w:val="center"/>
          </w:tcPr>
          <w:p w14:paraId="0E505172"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按照日期查询打卡记录</w:t>
            </w:r>
          </w:p>
        </w:tc>
        <w:tc>
          <w:tcPr>
            <w:tcW w:w="6287" w:type="dxa"/>
          </w:tcPr>
          <w:p w14:paraId="3A513FC8"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用户可按日期筛选打卡记录，方便明确某天的具体运动情况</w:t>
            </w:r>
          </w:p>
        </w:tc>
      </w:tr>
      <w:tr w:rsidR="00B62EBA" w14:paraId="62BF168B" w14:textId="77777777" w:rsidTr="00BA7559">
        <w:trPr>
          <w:jc w:val="center"/>
        </w:trPr>
        <w:tc>
          <w:tcPr>
            <w:tcW w:w="2235" w:type="dxa"/>
            <w:vAlign w:val="center"/>
          </w:tcPr>
          <w:p w14:paraId="19CBCA76"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创建训练计划</w:t>
            </w:r>
          </w:p>
        </w:tc>
        <w:tc>
          <w:tcPr>
            <w:tcW w:w="6287" w:type="dxa"/>
          </w:tcPr>
          <w:p w14:paraId="3A22C3D2"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用户可根据自身需求或参考他人方案创建训练计划</w:t>
            </w:r>
          </w:p>
        </w:tc>
      </w:tr>
      <w:tr w:rsidR="00B62EBA" w14:paraId="5C501EF5" w14:textId="77777777" w:rsidTr="00BA7559">
        <w:trPr>
          <w:jc w:val="center"/>
        </w:trPr>
        <w:tc>
          <w:tcPr>
            <w:tcW w:w="2235" w:type="dxa"/>
            <w:vAlign w:val="center"/>
          </w:tcPr>
          <w:p w14:paraId="57D0C8BB"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收藏计划</w:t>
            </w:r>
          </w:p>
        </w:tc>
        <w:tc>
          <w:tcPr>
            <w:tcW w:w="6287" w:type="dxa"/>
          </w:tcPr>
          <w:p w14:paraId="7FB19FE5"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用户可以将感兴趣的公共计划或系统计划收藏至个人收藏夹</w:t>
            </w:r>
          </w:p>
        </w:tc>
      </w:tr>
      <w:tr w:rsidR="00B62EBA" w14:paraId="0FF3B62B" w14:textId="77777777" w:rsidTr="00BA7559">
        <w:trPr>
          <w:jc w:val="center"/>
        </w:trPr>
        <w:tc>
          <w:tcPr>
            <w:tcW w:w="2235" w:type="dxa"/>
            <w:vAlign w:val="center"/>
          </w:tcPr>
          <w:p w14:paraId="08C08622"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查看与搜索训练计划</w:t>
            </w:r>
          </w:p>
        </w:tc>
        <w:tc>
          <w:tcPr>
            <w:tcW w:w="6287" w:type="dxa"/>
          </w:tcPr>
          <w:p w14:paraId="5CE673C2"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用户可在一个统一的页面查看自己所有的训练计划</w:t>
            </w:r>
          </w:p>
        </w:tc>
      </w:tr>
      <w:tr w:rsidR="00B62EBA" w14:paraId="1F1DEBE4" w14:textId="77777777" w:rsidTr="00BA7559">
        <w:trPr>
          <w:jc w:val="center"/>
        </w:trPr>
        <w:tc>
          <w:tcPr>
            <w:tcW w:w="2235" w:type="dxa"/>
            <w:vAlign w:val="center"/>
          </w:tcPr>
          <w:p w14:paraId="13A03730"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分享训练计划</w:t>
            </w:r>
          </w:p>
        </w:tc>
        <w:tc>
          <w:tcPr>
            <w:tcW w:w="6287" w:type="dxa"/>
          </w:tcPr>
          <w:p w14:paraId="0471DC52"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用户可以将自己创建或正在执行的计划生成分享链接或海报进行分享</w:t>
            </w:r>
          </w:p>
        </w:tc>
      </w:tr>
      <w:tr w:rsidR="00B62EBA" w14:paraId="367AE107" w14:textId="77777777" w:rsidTr="00BA7559">
        <w:trPr>
          <w:jc w:val="center"/>
        </w:trPr>
        <w:tc>
          <w:tcPr>
            <w:tcW w:w="2235" w:type="dxa"/>
            <w:vAlign w:val="center"/>
          </w:tcPr>
          <w:p w14:paraId="59EF42D9"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执行计划</w:t>
            </w:r>
          </w:p>
        </w:tc>
        <w:tc>
          <w:tcPr>
            <w:tcW w:w="6287" w:type="dxa"/>
          </w:tcPr>
          <w:p w14:paraId="4AE46170"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系统会在用户设定的时间推送提醒进行打卡</w:t>
            </w:r>
          </w:p>
        </w:tc>
      </w:tr>
      <w:tr w:rsidR="00B62EBA" w14:paraId="3770554B" w14:textId="77777777" w:rsidTr="00BA7559">
        <w:trPr>
          <w:jc w:val="center"/>
        </w:trPr>
        <w:tc>
          <w:tcPr>
            <w:tcW w:w="2235" w:type="dxa"/>
            <w:vAlign w:val="center"/>
          </w:tcPr>
          <w:p w14:paraId="23178D21"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删除计划</w:t>
            </w:r>
          </w:p>
        </w:tc>
        <w:tc>
          <w:tcPr>
            <w:tcW w:w="6287" w:type="dxa"/>
          </w:tcPr>
          <w:p w14:paraId="598DFEAF" w14:textId="77777777" w:rsidR="00B62EBA" w:rsidRDefault="00B62EBA" w:rsidP="00BA7559">
            <w:pPr>
              <w:spacing w:line="360" w:lineRule="auto"/>
              <w:jc w:val="left"/>
              <w:rPr>
                <w:rFonts w:ascii="宋体" w:eastAsia="宋体" w:hAnsi="宋体" w:hint="eastAsia"/>
              </w:rPr>
            </w:pPr>
            <w:r>
              <w:rPr>
                <w:rFonts w:ascii="宋体" w:eastAsia="宋体" w:hAnsi="宋体" w:hint="eastAsia"/>
              </w:rPr>
              <w:t>可以删除自己创建的、未开始的或已完成的计划</w:t>
            </w:r>
          </w:p>
        </w:tc>
      </w:tr>
      <w:tr w:rsidR="00B62EBA" w14:paraId="26328FAC" w14:textId="77777777" w:rsidTr="00BA7559">
        <w:trPr>
          <w:jc w:val="center"/>
        </w:trPr>
        <w:tc>
          <w:tcPr>
            <w:tcW w:w="2235" w:type="dxa"/>
            <w:vAlign w:val="center"/>
          </w:tcPr>
          <w:p w14:paraId="6B84F04A"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编辑、发送信息</w:t>
            </w:r>
          </w:p>
        </w:tc>
        <w:tc>
          <w:tcPr>
            <w:tcW w:w="6287" w:type="dxa"/>
          </w:tcPr>
          <w:p w14:paraId="6603431D" w14:textId="77777777" w:rsidR="00B62EBA" w:rsidRDefault="00B62EBA" w:rsidP="00BA7559">
            <w:pPr>
              <w:spacing w:line="360" w:lineRule="auto"/>
              <w:rPr>
                <w:rFonts w:ascii="宋体" w:eastAsia="宋体" w:hAnsi="宋体" w:hint="eastAsia"/>
              </w:rPr>
            </w:pPr>
            <w:r>
              <w:rPr>
                <w:rFonts w:ascii="宋体" w:eastAsia="宋体" w:hAnsi="宋体" w:hint="eastAsia"/>
              </w:rPr>
              <w:t>用户可以在编辑框中编辑文字信息或发送图片、视频等文件</w:t>
            </w:r>
          </w:p>
        </w:tc>
      </w:tr>
      <w:tr w:rsidR="00B62EBA" w14:paraId="5FA73B95" w14:textId="77777777" w:rsidTr="00BA7559">
        <w:trPr>
          <w:jc w:val="center"/>
        </w:trPr>
        <w:tc>
          <w:tcPr>
            <w:tcW w:w="2235" w:type="dxa"/>
            <w:vAlign w:val="center"/>
          </w:tcPr>
          <w:p w14:paraId="7CBE6EAE"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撤回信息</w:t>
            </w:r>
          </w:p>
        </w:tc>
        <w:tc>
          <w:tcPr>
            <w:tcW w:w="6287" w:type="dxa"/>
          </w:tcPr>
          <w:p w14:paraId="30A90811"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用户可以对两分钟内自己已发送的信息撤回</w:t>
            </w:r>
          </w:p>
        </w:tc>
      </w:tr>
      <w:tr w:rsidR="00B62EBA" w14:paraId="3B5BCFCC" w14:textId="77777777" w:rsidTr="00BA7559">
        <w:trPr>
          <w:jc w:val="center"/>
        </w:trPr>
        <w:tc>
          <w:tcPr>
            <w:tcW w:w="2235" w:type="dxa"/>
            <w:vAlign w:val="center"/>
          </w:tcPr>
          <w:p w14:paraId="2DA5A0F1"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发布主题帖</w:t>
            </w:r>
          </w:p>
        </w:tc>
        <w:tc>
          <w:tcPr>
            <w:tcW w:w="6287" w:type="dxa"/>
          </w:tcPr>
          <w:p w14:paraId="461C00E9"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用户可在相应的已结束的志愿活动下发布相关主题帖</w:t>
            </w:r>
          </w:p>
        </w:tc>
      </w:tr>
      <w:tr w:rsidR="00B62EBA" w14:paraId="64B040A3" w14:textId="77777777" w:rsidTr="00BA7559">
        <w:trPr>
          <w:jc w:val="center"/>
        </w:trPr>
        <w:tc>
          <w:tcPr>
            <w:tcW w:w="2235" w:type="dxa"/>
            <w:vAlign w:val="center"/>
          </w:tcPr>
          <w:p w14:paraId="4C3FA731"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审核主题帖</w:t>
            </w:r>
          </w:p>
        </w:tc>
        <w:tc>
          <w:tcPr>
            <w:tcW w:w="6287" w:type="dxa"/>
          </w:tcPr>
          <w:p w14:paraId="40FDD3B9" w14:textId="77777777" w:rsidR="00B62EBA" w:rsidRDefault="00B62EBA" w:rsidP="00BA7559">
            <w:pPr>
              <w:spacing w:line="360" w:lineRule="auto"/>
              <w:jc w:val="left"/>
              <w:rPr>
                <w:rFonts w:ascii="宋体" w:eastAsia="宋体" w:hAnsi="宋体" w:hint="eastAsia"/>
              </w:rPr>
            </w:pPr>
            <w:r>
              <w:rPr>
                <w:rFonts w:ascii="宋体" w:eastAsia="宋体" w:hAnsi="宋体" w:hint="eastAsia"/>
              </w:rPr>
              <w:t>管理员审核用户发布的主题帖，可以选择通过或退回</w:t>
            </w:r>
          </w:p>
        </w:tc>
      </w:tr>
      <w:tr w:rsidR="00B62EBA" w14:paraId="05174FAF" w14:textId="77777777" w:rsidTr="00BA7559">
        <w:trPr>
          <w:jc w:val="center"/>
        </w:trPr>
        <w:tc>
          <w:tcPr>
            <w:tcW w:w="2235" w:type="dxa"/>
            <w:vAlign w:val="center"/>
          </w:tcPr>
          <w:p w14:paraId="58ACA4A6" w14:textId="77777777" w:rsidR="00B62EBA" w:rsidRDefault="00B62EBA" w:rsidP="00BA7559">
            <w:pPr>
              <w:spacing w:line="360" w:lineRule="auto"/>
              <w:jc w:val="center"/>
              <w:rPr>
                <w:rFonts w:ascii="宋体" w:eastAsia="宋体" w:hAnsi="宋体" w:hint="eastAsia"/>
              </w:rPr>
            </w:pPr>
            <w:r>
              <w:rPr>
                <w:rFonts w:ascii="宋体" w:eastAsia="宋体" w:hAnsi="宋体" w:hint="eastAsia"/>
              </w:rPr>
              <w:t>删除主题帖</w:t>
            </w:r>
          </w:p>
        </w:tc>
        <w:tc>
          <w:tcPr>
            <w:tcW w:w="6287" w:type="dxa"/>
          </w:tcPr>
          <w:p w14:paraId="723562AC" w14:textId="77777777" w:rsidR="00B62EBA" w:rsidRDefault="00B62EBA" w:rsidP="00BA7559">
            <w:pPr>
              <w:spacing w:line="360" w:lineRule="auto"/>
              <w:jc w:val="left"/>
              <w:rPr>
                <w:rFonts w:ascii="宋体" w:eastAsia="宋体" w:hAnsi="宋体" w:hint="eastAsia"/>
              </w:rPr>
            </w:pPr>
            <w:r>
              <w:rPr>
                <w:rFonts w:ascii="宋体" w:eastAsia="宋体" w:hAnsi="宋体" w:hint="eastAsia"/>
              </w:rPr>
              <w:t>发布该主题帖的用户或管理员可以删除主题帖</w:t>
            </w:r>
          </w:p>
        </w:tc>
      </w:tr>
    </w:tbl>
    <w:p w14:paraId="65E9875A" w14:textId="77777777" w:rsidR="00C27F6C" w:rsidRDefault="00C27F6C">
      <w:pPr>
        <w:rPr>
          <w:rFonts w:hint="eastAsia"/>
        </w:rPr>
      </w:pPr>
    </w:p>
    <w:p w14:paraId="4AFA7C22" w14:textId="77777777" w:rsidR="00C27F6C" w:rsidRDefault="00000000">
      <w:pPr>
        <w:pStyle w:val="2"/>
        <w:rPr>
          <w:rFonts w:hint="eastAsia"/>
        </w:rPr>
      </w:pPr>
      <w:bookmarkStart w:id="6" w:name="_Toc149848659"/>
      <w:r>
        <w:rPr>
          <w:rFonts w:hint="eastAsia"/>
        </w:rPr>
        <w:t>4</w:t>
      </w:r>
      <w:r>
        <w:rPr>
          <w:rFonts w:hint="eastAsia"/>
        </w:rPr>
        <w:t>、参考文献</w:t>
      </w:r>
      <w:bookmarkEnd w:id="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C27F6C" w14:paraId="12A6B69E" w14:textId="77777777">
        <w:tc>
          <w:tcPr>
            <w:tcW w:w="675" w:type="dxa"/>
          </w:tcPr>
          <w:p w14:paraId="06790889" w14:textId="77777777" w:rsidR="00C27F6C"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编号</w:t>
            </w:r>
          </w:p>
        </w:tc>
        <w:tc>
          <w:tcPr>
            <w:tcW w:w="6521" w:type="dxa"/>
          </w:tcPr>
          <w:p w14:paraId="6C491DA0" w14:textId="77777777" w:rsidR="00C27F6C"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参考资料</w:t>
            </w:r>
          </w:p>
        </w:tc>
        <w:tc>
          <w:tcPr>
            <w:tcW w:w="1326" w:type="dxa"/>
          </w:tcPr>
          <w:p w14:paraId="4C026342" w14:textId="77777777" w:rsidR="00C27F6C"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作者</w:t>
            </w:r>
          </w:p>
        </w:tc>
      </w:tr>
      <w:tr w:rsidR="00C27F6C" w14:paraId="26E2352F" w14:textId="77777777">
        <w:tc>
          <w:tcPr>
            <w:tcW w:w="675" w:type="dxa"/>
          </w:tcPr>
          <w:p w14:paraId="20B8847F" w14:textId="77777777" w:rsidR="00C27F6C" w:rsidRDefault="00000000">
            <w:pPr>
              <w:spacing w:line="360" w:lineRule="auto"/>
              <w:jc w:val="center"/>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6521" w:type="dxa"/>
          </w:tcPr>
          <w:p w14:paraId="61BFBF58" w14:textId="77777777" w:rsidR="00C27F6C" w:rsidRDefault="00000000">
            <w:pPr>
              <w:spacing w:line="360" w:lineRule="auto"/>
              <w:jc w:val="left"/>
              <w:rPr>
                <w:rFonts w:ascii="宋体" w:eastAsia="宋体" w:hAnsi="宋体" w:hint="eastAsia"/>
                <w:color w:val="000000" w:themeColor="text1"/>
                <w:szCs w:val="21"/>
              </w:rPr>
            </w:pPr>
            <w:r>
              <w:rPr>
                <w:rFonts w:ascii="宋体" w:eastAsia="宋体" w:hAnsi="宋体" w:hint="eastAsia"/>
                <w:color w:val="000000" w:themeColor="text1"/>
                <w:szCs w:val="21"/>
              </w:rPr>
              <w:t>《软件工程（第四版）》，高等教育出版社，</w:t>
            </w:r>
            <w:r>
              <w:rPr>
                <w:rFonts w:ascii="宋体" w:eastAsia="宋体" w:hAnsi="宋体"/>
                <w:color w:val="000000" w:themeColor="text1"/>
                <w:szCs w:val="21"/>
              </w:rPr>
              <w:t>2019</w:t>
            </w:r>
          </w:p>
        </w:tc>
        <w:tc>
          <w:tcPr>
            <w:tcW w:w="1326" w:type="dxa"/>
          </w:tcPr>
          <w:p w14:paraId="141C908D" w14:textId="77777777" w:rsidR="00C27F6C" w:rsidRDefault="00000000">
            <w:pPr>
              <w:spacing w:line="360" w:lineRule="auto"/>
              <w:jc w:val="left"/>
              <w:rPr>
                <w:rFonts w:ascii="宋体" w:eastAsia="宋体" w:hAnsi="宋体" w:hint="eastAsia"/>
                <w:color w:val="000000" w:themeColor="text1"/>
                <w:szCs w:val="21"/>
              </w:rPr>
            </w:pPr>
            <w:r>
              <w:rPr>
                <w:rFonts w:ascii="宋体" w:eastAsia="宋体" w:hAnsi="宋体" w:hint="eastAsia"/>
                <w:color w:val="000000" w:themeColor="text1"/>
                <w:szCs w:val="21"/>
              </w:rPr>
              <w:t>齐治昌等</w:t>
            </w:r>
          </w:p>
        </w:tc>
      </w:tr>
    </w:tbl>
    <w:p w14:paraId="362940AB" w14:textId="77777777" w:rsidR="00C27F6C" w:rsidRDefault="00C27F6C">
      <w:pPr>
        <w:pStyle w:val="af2"/>
        <w:ind w:left="360" w:firstLineChars="0" w:firstLine="0"/>
        <w:rPr>
          <w:rFonts w:hint="eastAsia"/>
        </w:rPr>
      </w:pPr>
    </w:p>
    <w:p w14:paraId="67A2BE9B" w14:textId="77777777" w:rsidR="00C27F6C" w:rsidRDefault="00000000">
      <w:pPr>
        <w:pStyle w:val="1"/>
        <w:rPr>
          <w:rFonts w:ascii="华文中宋" w:eastAsia="华文中宋" w:hAnsi="华文中宋" w:hint="eastAsia"/>
          <w:sz w:val="32"/>
          <w:szCs w:val="32"/>
        </w:rPr>
      </w:pPr>
      <w:bookmarkStart w:id="7" w:name="_Toc149848660"/>
      <w:r>
        <w:rPr>
          <w:rFonts w:ascii="华文中宋" w:eastAsia="华文中宋" w:hAnsi="华文中宋" w:hint="eastAsia"/>
          <w:sz w:val="32"/>
          <w:szCs w:val="32"/>
        </w:rPr>
        <w:lastRenderedPageBreak/>
        <w:t>二、系统结构模型</w:t>
      </w:r>
      <w:bookmarkEnd w:id="7"/>
    </w:p>
    <w:p w14:paraId="69771C05" w14:textId="77777777" w:rsidR="00C27F6C" w:rsidRDefault="00000000">
      <w:pPr>
        <w:pStyle w:val="2"/>
        <w:rPr>
          <w:rFonts w:hint="eastAsia"/>
        </w:rPr>
      </w:pPr>
      <w:bookmarkStart w:id="8" w:name="_Toc149848661"/>
      <w:r>
        <w:rPr>
          <w:rFonts w:hint="eastAsia"/>
        </w:rPr>
        <w:t>1</w:t>
      </w:r>
      <w:r>
        <w:rPr>
          <w:rFonts w:hint="eastAsia"/>
        </w:rPr>
        <w:t>、初始对象表</w:t>
      </w:r>
      <w:bookmarkEnd w:id="8"/>
    </w:p>
    <w:p w14:paraId="197AD23F" w14:textId="77777777" w:rsidR="00C27F6C" w:rsidRDefault="00000000">
      <w:pPr>
        <w:rPr>
          <w:rFonts w:hint="eastAsia"/>
        </w:rPr>
      </w:pPr>
      <w:r>
        <w:rPr>
          <w:noProof/>
        </w:rPr>
        <w:drawing>
          <wp:inline distT="0" distB="0" distL="114300" distR="114300" wp14:anchorId="50F86BD7" wp14:editId="478AA2D3">
            <wp:extent cx="5420698" cy="3198107"/>
            <wp:effectExtent l="0" t="0" r="8890" b="2540"/>
            <wp:docPr id="5425333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33317" name="图片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12" t="898" r="2312"/>
                    <a:stretch>
                      <a:fillRect/>
                    </a:stretch>
                  </pic:blipFill>
                  <pic:spPr bwMode="auto">
                    <a:xfrm>
                      <a:off x="0" y="0"/>
                      <a:ext cx="5433526" cy="3205675"/>
                    </a:xfrm>
                    <a:prstGeom prst="rect">
                      <a:avLst/>
                    </a:prstGeom>
                    <a:noFill/>
                    <a:ln>
                      <a:noFill/>
                    </a:ln>
                    <a:extLst>
                      <a:ext uri="{53640926-AAD7-44D8-BBD7-CCE9431645EC}">
                        <a14:shadowObscured xmlns:a14="http://schemas.microsoft.com/office/drawing/2010/main"/>
                      </a:ext>
                    </a:extLst>
                  </pic:spPr>
                </pic:pic>
              </a:graphicData>
            </a:graphic>
          </wp:inline>
        </w:drawing>
      </w:r>
    </w:p>
    <w:p w14:paraId="17E079FB" w14:textId="77777777" w:rsidR="00C27F6C" w:rsidRDefault="00000000">
      <w:pPr>
        <w:spacing w:line="360" w:lineRule="auto"/>
        <w:jc w:val="center"/>
        <w:rPr>
          <w:rFonts w:ascii="宋体" w:eastAsia="宋体" w:hAnsi="宋体" w:hint="eastAsia"/>
          <w:szCs w:val="21"/>
        </w:rPr>
      </w:pPr>
      <w:r>
        <w:rPr>
          <w:rFonts w:ascii="宋体" w:eastAsia="宋体" w:hAnsi="宋体"/>
          <w:szCs w:val="21"/>
        </w:rPr>
        <w:t>初始对象/类表：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2268"/>
        <w:gridCol w:w="4728"/>
      </w:tblGrid>
      <w:tr w:rsidR="00C27F6C" w14:paraId="207839D2" w14:textId="77777777">
        <w:tc>
          <w:tcPr>
            <w:tcW w:w="1526" w:type="dxa"/>
            <w:vAlign w:val="center"/>
          </w:tcPr>
          <w:p w14:paraId="19B4436A" w14:textId="77777777" w:rsidR="00C27F6C" w:rsidRDefault="00000000">
            <w:pPr>
              <w:spacing w:line="360" w:lineRule="auto"/>
              <w:jc w:val="center"/>
              <w:rPr>
                <w:rFonts w:ascii="宋体" w:eastAsia="宋体" w:hAnsi="宋体" w:hint="eastAsia"/>
                <w:szCs w:val="21"/>
              </w:rPr>
            </w:pPr>
            <w:r>
              <w:rPr>
                <w:rFonts w:ascii="宋体" w:eastAsia="宋体" w:hAnsi="宋体"/>
                <w:szCs w:val="21"/>
              </w:rPr>
              <w:t>可能的类</w:t>
            </w:r>
          </w:p>
        </w:tc>
        <w:tc>
          <w:tcPr>
            <w:tcW w:w="2268" w:type="dxa"/>
            <w:vAlign w:val="center"/>
          </w:tcPr>
          <w:p w14:paraId="338AF9F2" w14:textId="77777777" w:rsidR="00C27F6C" w:rsidRDefault="00000000">
            <w:pPr>
              <w:spacing w:line="360" w:lineRule="auto"/>
              <w:jc w:val="center"/>
              <w:rPr>
                <w:rFonts w:ascii="宋体" w:eastAsia="宋体" w:hAnsi="宋体" w:hint="eastAsia"/>
                <w:szCs w:val="21"/>
              </w:rPr>
            </w:pPr>
            <w:r>
              <w:rPr>
                <w:rFonts w:ascii="宋体" w:eastAsia="宋体" w:hAnsi="宋体"/>
                <w:szCs w:val="21"/>
              </w:rPr>
              <w:t>英文类名</w:t>
            </w:r>
          </w:p>
        </w:tc>
        <w:tc>
          <w:tcPr>
            <w:tcW w:w="4728" w:type="dxa"/>
            <w:vAlign w:val="center"/>
          </w:tcPr>
          <w:p w14:paraId="75A39AD8" w14:textId="77777777" w:rsidR="00C27F6C" w:rsidRDefault="00000000">
            <w:pPr>
              <w:spacing w:line="360" w:lineRule="auto"/>
              <w:jc w:val="center"/>
              <w:rPr>
                <w:rFonts w:ascii="宋体" w:eastAsia="宋体" w:hAnsi="宋体" w:hint="eastAsia"/>
                <w:szCs w:val="21"/>
              </w:rPr>
            </w:pPr>
            <w:r>
              <w:rPr>
                <w:rFonts w:ascii="宋体" w:eastAsia="宋体" w:hAnsi="宋体"/>
                <w:szCs w:val="21"/>
              </w:rPr>
              <w:t>简单描述</w:t>
            </w:r>
          </w:p>
        </w:tc>
      </w:tr>
      <w:tr w:rsidR="00C27F6C" w14:paraId="377B67FB" w14:textId="77777777">
        <w:tc>
          <w:tcPr>
            <w:tcW w:w="1526" w:type="dxa"/>
            <w:vAlign w:val="center"/>
          </w:tcPr>
          <w:p w14:paraId="3F4EEFC0" w14:textId="77777777" w:rsidR="00C27F6C" w:rsidRDefault="00000000">
            <w:pPr>
              <w:spacing w:line="360" w:lineRule="auto"/>
              <w:jc w:val="center"/>
              <w:rPr>
                <w:rFonts w:ascii="宋体" w:eastAsia="宋体" w:hAnsi="宋体" w:hint="eastAsia"/>
                <w:szCs w:val="21"/>
              </w:rPr>
            </w:pPr>
            <w:r>
              <w:rPr>
                <w:rFonts w:ascii="宋体" w:eastAsia="宋体" w:hAnsi="宋体"/>
                <w:szCs w:val="21"/>
              </w:rPr>
              <w:t>用户</w:t>
            </w:r>
          </w:p>
        </w:tc>
        <w:tc>
          <w:tcPr>
            <w:tcW w:w="2268" w:type="dxa"/>
            <w:vAlign w:val="center"/>
          </w:tcPr>
          <w:p w14:paraId="52507702"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w:t>
            </w:r>
          </w:p>
        </w:tc>
        <w:tc>
          <w:tcPr>
            <w:tcW w:w="4728" w:type="dxa"/>
            <w:vAlign w:val="center"/>
          </w:tcPr>
          <w:p w14:paraId="73F274E5"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该类是管理员类、普通用户类的基类，用于提供两个类共有的属性和操作。</w:t>
            </w:r>
          </w:p>
        </w:tc>
      </w:tr>
      <w:tr w:rsidR="00C27F6C" w14:paraId="4D04322E" w14:textId="77777777">
        <w:tc>
          <w:tcPr>
            <w:tcW w:w="1526" w:type="dxa"/>
            <w:vAlign w:val="center"/>
          </w:tcPr>
          <w:p w14:paraId="1450EC8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管理员</w:t>
            </w:r>
          </w:p>
        </w:tc>
        <w:tc>
          <w:tcPr>
            <w:tcW w:w="2268" w:type="dxa"/>
            <w:vAlign w:val="center"/>
          </w:tcPr>
          <w:p w14:paraId="7F8E3FB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Administrator</w:t>
            </w:r>
          </w:p>
        </w:tc>
        <w:tc>
          <w:tcPr>
            <w:tcW w:w="4728" w:type="dxa"/>
            <w:vAlign w:val="center"/>
          </w:tcPr>
          <w:p w14:paraId="0F305A48"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该类用于对管理员提供一系列信息及相关操作。</w:t>
            </w:r>
          </w:p>
        </w:tc>
      </w:tr>
      <w:tr w:rsidR="00C27F6C" w14:paraId="0685FA81" w14:textId="77777777">
        <w:tc>
          <w:tcPr>
            <w:tcW w:w="1526" w:type="dxa"/>
            <w:vAlign w:val="center"/>
          </w:tcPr>
          <w:p w14:paraId="3505E721"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个人用户</w:t>
            </w:r>
          </w:p>
        </w:tc>
        <w:tc>
          <w:tcPr>
            <w:tcW w:w="2268" w:type="dxa"/>
            <w:vAlign w:val="center"/>
          </w:tcPr>
          <w:p w14:paraId="3E809D5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O</w:t>
            </w:r>
            <w:r>
              <w:rPr>
                <w:rFonts w:ascii="宋体" w:eastAsia="宋体" w:hAnsi="宋体"/>
                <w:szCs w:val="21"/>
              </w:rPr>
              <w:t>rdinary</w:t>
            </w:r>
            <w:r>
              <w:rPr>
                <w:rFonts w:ascii="宋体" w:eastAsia="宋体" w:hAnsi="宋体" w:hint="eastAsia"/>
                <w:szCs w:val="21"/>
              </w:rPr>
              <w:t>User</w:t>
            </w:r>
          </w:p>
        </w:tc>
        <w:tc>
          <w:tcPr>
            <w:tcW w:w="4728" w:type="dxa"/>
            <w:vAlign w:val="center"/>
          </w:tcPr>
          <w:p w14:paraId="672160A8" w14:textId="0B356580" w:rsidR="00C27F6C" w:rsidRDefault="00000000">
            <w:pPr>
              <w:spacing w:line="360" w:lineRule="auto"/>
              <w:jc w:val="center"/>
              <w:rPr>
                <w:rFonts w:ascii="宋体" w:eastAsia="宋体" w:hAnsi="宋体" w:hint="eastAsia"/>
                <w:szCs w:val="21"/>
              </w:rPr>
            </w:pPr>
            <w:r>
              <w:rPr>
                <w:rFonts w:ascii="宋体" w:eastAsia="宋体" w:hAnsi="宋体" w:hint="eastAsia"/>
                <w:szCs w:val="21"/>
              </w:rPr>
              <w:t>该类为普通用户，可以</w:t>
            </w:r>
            <w:r w:rsidR="0048084A">
              <w:rPr>
                <w:rFonts w:ascii="宋体" w:eastAsia="宋体" w:hAnsi="宋体" w:hint="eastAsia"/>
                <w:szCs w:val="21"/>
              </w:rPr>
              <w:t>进行运动记录、运动计划、发表主题帖、评论等操作</w:t>
            </w:r>
            <w:r>
              <w:rPr>
                <w:rFonts w:ascii="宋体" w:eastAsia="宋体" w:hAnsi="宋体" w:hint="eastAsia"/>
                <w:szCs w:val="21"/>
              </w:rPr>
              <w:t>。</w:t>
            </w:r>
          </w:p>
        </w:tc>
      </w:tr>
      <w:tr w:rsidR="00C27F6C" w14:paraId="4F85EE6F" w14:textId="77777777">
        <w:tc>
          <w:tcPr>
            <w:tcW w:w="1526" w:type="dxa"/>
            <w:vAlign w:val="center"/>
          </w:tcPr>
          <w:p w14:paraId="5CE7E8CC" w14:textId="1A8399F2" w:rsidR="00C27F6C" w:rsidRPr="000C5C02" w:rsidRDefault="0048084A">
            <w:pPr>
              <w:spacing w:line="360" w:lineRule="auto"/>
              <w:jc w:val="center"/>
              <w:rPr>
                <w:rFonts w:ascii="宋体" w:eastAsia="宋体" w:hAnsi="宋体" w:hint="eastAsia"/>
                <w:szCs w:val="21"/>
                <w:highlight w:val="yellow"/>
              </w:rPr>
            </w:pPr>
            <w:r>
              <w:rPr>
                <w:rFonts w:ascii="宋体" w:eastAsia="宋体" w:hAnsi="宋体" w:hint="eastAsia"/>
                <w:szCs w:val="21"/>
                <w:highlight w:val="yellow"/>
              </w:rPr>
              <w:t>运动记录</w:t>
            </w:r>
            <w:r w:rsidRPr="000C5C02">
              <w:rPr>
                <w:rFonts w:ascii="宋体" w:eastAsia="宋体" w:hAnsi="宋体" w:hint="eastAsia"/>
                <w:szCs w:val="21"/>
                <w:highlight w:val="yellow"/>
              </w:rPr>
              <w:t>类</w:t>
            </w:r>
          </w:p>
        </w:tc>
        <w:tc>
          <w:tcPr>
            <w:tcW w:w="2268" w:type="dxa"/>
            <w:vAlign w:val="center"/>
          </w:tcPr>
          <w:p w14:paraId="47DAD451" w14:textId="6CC833C3" w:rsidR="00C27F6C" w:rsidRPr="000C5C02" w:rsidRDefault="0048084A">
            <w:pPr>
              <w:spacing w:line="360" w:lineRule="auto"/>
              <w:jc w:val="center"/>
              <w:rPr>
                <w:rFonts w:ascii="宋体" w:eastAsia="宋体" w:hAnsi="宋体" w:hint="eastAsia"/>
                <w:szCs w:val="21"/>
                <w:highlight w:val="yellow"/>
              </w:rPr>
            </w:pPr>
            <w:r w:rsidRPr="00595C49">
              <w:rPr>
                <w:rFonts w:ascii="宋体" w:eastAsia="宋体" w:hAnsi="宋体" w:hint="eastAsia"/>
                <w:b/>
                <w:bCs/>
                <w:szCs w:val="21"/>
              </w:rPr>
              <w:t xml:space="preserve"> ExerciseRecord</w:t>
            </w:r>
          </w:p>
        </w:tc>
        <w:tc>
          <w:tcPr>
            <w:tcW w:w="4728" w:type="dxa"/>
            <w:vAlign w:val="center"/>
          </w:tcPr>
          <w:p w14:paraId="31100B15" w14:textId="02BE3809"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该类用于</w:t>
            </w:r>
            <w:r w:rsidR="0048084A">
              <w:rPr>
                <w:rFonts w:ascii="宋体" w:eastAsia="宋体" w:hAnsi="宋体" w:hint="eastAsia"/>
                <w:szCs w:val="21"/>
                <w:highlight w:val="yellow"/>
              </w:rPr>
              <w:t>进行运动记录</w:t>
            </w:r>
          </w:p>
        </w:tc>
      </w:tr>
      <w:tr w:rsidR="00C27F6C" w14:paraId="36A74DB4" w14:textId="77777777">
        <w:tc>
          <w:tcPr>
            <w:tcW w:w="1526" w:type="dxa"/>
            <w:vAlign w:val="center"/>
          </w:tcPr>
          <w:p w14:paraId="6018EEF1" w14:textId="4B03123F" w:rsidR="00C27F6C" w:rsidRPr="000C5C02" w:rsidRDefault="0048084A">
            <w:pPr>
              <w:spacing w:line="360" w:lineRule="auto"/>
              <w:jc w:val="center"/>
              <w:rPr>
                <w:rFonts w:ascii="宋体" w:eastAsia="宋体" w:hAnsi="宋体" w:hint="eastAsia"/>
                <w:szCs w:val="21"/>
                <w:highlight w:val="yellow"/>
              </w:rPr>
            </w:pPr>
            <w:r>
              <w:rPr>
                <w:rFonts w:ascii="宋体" w:eastAsia="宋体" w:hAnsi="宋体" w:hint="eastAsia"/>
                <w:szCs w:val="21"/>
                <w:highlight w:val="yellow"/>
              </w:rPr>
              <w:t>运动计划</w:t>
            </w:r>
            <w:r w:rsidRPr="000C5C02">
              <w:rPr>
                <w:rFonts w:ascii="宋体" w:eastAsia="宋体" w:hAnsi="宋体" w:hint="eastAsia"/>
                <w:szCs w:val="21"/>
                <w:highlight w:val="yellow"/>
              </w:rPr>
              <w:t>类</w:t>
            </w:r>
          </w:p>
        </w:tc>
        <w:tc>
          <w:tcPr>
            <w:tcW w:w="2268" w:type="dxa"/>
            <w:vAlign w:val="center"/>
          </w:tcPr>
          <w:p w14:paraId="37936C7E" w14:textId="68B1A3E8" w:rsidR="00C27F6C" w:rsidRPr="000C5C02" w:rsidRDefault="0048084A">
            <w:pPr>
              <w:spacing w:line="360" w:lineRule="auto"/>
              <w:jc w:val="center"/>
              <w:rPr>
                <w:rFonts w:ascii="宋体" w:eastAsia="宋体" w:hAnsi="宋体" w:hint="eastAsia"/>
                <w:szCs w:val="21"/>
                <w:highlight w:val="yellow"/>
              </w:rPr>
            </w:pPr>
            <w:r w:rsidRPr="00595C49">
              <w:rPr>
                <w:rFonts w:ascii="宋体" w:eastAsia="宋体" w:hAnsi="宋体" w:hint="eastAsia"/>
                <w:b/>
                <w:bCs/>
                <w:szCs w:val="21"/>
              </w:rPr>
              <w:t xml:space="preserve"> TrainingPlan</w:t>
            </w:r>
          </w:p>
        </w:tc>
        <w:tc>
          <w:tcPr>
            <w:tcW w:w="4728" w:type="dxa"/>
            <w:vAlign w:val="center"/>
          </w:tcPr>
          <w:p w14:paraId="2DB5E88E" w14:textId="3D57F3AB"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该类用于用户</w:t>
            </w:r>
            <w:r w:rsidR="0048084A">
              <w:rPr>
                <w:rFonts w:ascii="宋体" w:eastAsia="宋体" w:hAnsi="宋体" w:hint="eastAsia"/>
                <w:szCs w:val="21"/>
                <w:highlight w:val="yellow"/>
              </w:rPr>
              <w:t>创建、执行运动计划</w:t>
            </w:r>
          </w:p>
        </w:tc>
      </w:tr>
      <w:tr w:rsidR="00C27F6C" w14:paraId="2214F529" w14:textId="77777777">
        <w:tc>
          <w:tcPr>
            <w:tcW w:w="1526" w:type="dxa"/>
            <w:vAlign w:val="center"/>
          </w:tcPr>
          <w:p w14:paraId="4B5CBC1F" w14:textId="77A7396F" w:rsidR="00C27F6C" w:rsidRPr="000C5C02" w:rsidRDefault="0048084A">
            <w:pPr>
              <w:spacing w:line="360" w:lineRule="auto"/>
              <w:jc w:val="center"/>
              <w:rPr>
                <w:rFonts w:ascii="宋体" w:eastAsia="宋体" w:hAnsi="宋体" w:hint="eastAsia"/>
                <w:szCs w:val="21"/>
                <w:highlight w:val="yellow"/>
              </w:rPr>
            </w:pPr>
            <w:r>
              <w:rPr>
                <w:rFonts w:ascii="宋体" w:eastAsia="宋体" w:hAnsi="宋体" w:hint="eastAsia"/>
                <w:szCs w:val="21"/>
                <w:highlight w:val="yellow"/>
              </w:rPr>
              <w:t>运动</w:t>
            </w:r>
            <w:r w:rsidRPr="000C5C02">
              <w:rPr>
                <w:rFonts w:ascii="宋体" w:eastAsia="宋体" w:hAnsi="宋体" w:hint="eastAsia"/>
                <w:szCs w:val="21"/>
                <w:highlight w:val="yellow"/>
              </w:rPr>
              <w:t>主题帖类</w:t>
            </w:r>
          </w:p>
        </w:tc>
        <w:tc>
          <w:tcPr>
            <w:tcW w:w="2268" w:type="dxa"/>
            <w:vAlign w:val="center"/>
          </w:tcPr>
          <w:p w14:paraId="3FA9C0E9" w14:textId="1B962D37" w:rsidR="00C27F6C" w:rsidRPr="000C5C02" w:rsidRDefault="006463BE">
            <w:pPr>
              <w:spacing w:line="360" w:lineRule="auto"/>
              <w:jc w:val="center"/>
              <w:rPr>
                <w:rFonts w:ascii="宋体" w:eastAsia="宋体" w:hAnsi="宋体" w:hint="eastAsia"/>
                <w:szCs w:val="21"/>
                <w:highlight w:val="yellow"/>
              </w:rPr>
            </w:pPr>
            <w:ins w:id="9" w:author="xf s" w:date="2025-11-14T13:01:00Z" w16du:dateUtc="2025-11-14T05:01:00Z">
              <w:r>
                <w:rPr>
                  <w:rFonts w:ascii="宋体" w:eastAsia="宋体" w:hAnsi="宋体" w:cs="宋体" w:hint="eastAsia"/>
                  <w:b/>
                  <w:bCs/>
                  <w:szCs w:val="21"/>
                  <w:lang w:bidi="ar"/>
                </w:rPr>
                <w:t>Post</w:t>
              </w:r>
            </w:ins>
          </w:p>
        </w:tc>
        <w:tc>
          <w:tcPr>
            <w:tcW w:w="4728" w:type="dxa"/>
            <w:vAlign w:val="center"/>
          </w:tcPr>
          <w:p w14:paraId="6E5A87B4" w14:textId="77777777"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该类用于用户发布主题帖</w:t>
            </w:r>
          </w:p>
        </w:tc>
      </w:tr>
      <w:tr w:rsidR="00C27F6C" w14:paraId="353538FB" w14:textId="77777777">
        <w:tc>
          <w:tcPr>
            <w:tcW w:w="1526" w:type="dxa"/>
            <w:vAlign w:val="center"/>
          </w:tcPr>
          <w:p w14:paraId="190DE79C" w14:textId="77777777"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评论类</w:t>
            </w:r>
          </w:p>
        </w:tc>
        <w:tc>
          <w:tcPr>
            <w:tcW w:w="2268" w:type="dxa"/>
            <w:vAlign w:val="center"/>
          </w:tcPr>
          <w:p w14:paraId="457B0A9D" w14:textId="77777777"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Comment</w:t>
            </w:r>
          </w:p>
        </w:tc>
        <w:tc>
          <w:tcPr>
            <w:tcW w:w="4728" w:type="dxa"/>
            <w:vAlign w:val="center"/>
          </w:tcPr>
          <w:p w14:paraId="1C52F2B1" w14:textId="77777777"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该类用于用户评论主题帖</w:t>
            </w:r>
          </w:p>
        </w:tc>
      </w:tr>
      <w:tr w:rsidR="00C27F6C" w14:paraId="4A49AA97" w14:textId="77777777">
        <w:tc>
          <w:tcPr>
            <w:tcW w:w="1526" w:type="dxa"/>
            <w:vAlign w:val="center"/>
          </w:tcPr>
          <w:p w14:paraId="55D7D65D" w14:textId="0A76E29B" w:rsidR="00C27F6C" w:rsidRPr="000C5C02" w:rsidRDefault="0048084A">
            <w:pPr>
              <w:spacing w:line="360" w:lineRule="auto"/>
              <w:jc w:val="center"/>
              <w:rPr>
                <w:rFonts w:ascii="宋体" w:eastAsia="宋体" w:hAnsi="宋体" w:hint="eastAsia"/>
                <w:szCs w:val="21"/>
                <w:highlight w:val="yellow"/>
              </w:rPr>
            </w:pPr>
            <w:r>
              <w:rPr>
                <w:rFonts w:ascii="宋体" w:eastAsia="宋体" w:hAnsi="宋体" w:hint="eastAsia"/>
                <w:szCs w:val="21"/>
                <w:highlight w:val="yellow"/>
              </w:rPr>
              <w:t>主题帖</w:t>
            </w:r>
            <w:r w:rsidRPr="000C5C02">
              <w:rPr>
                <w:rFonts w:ascii="宋体" w:eastAsia="宋体" w:hAnsi="宋体" w:hint="eastAsia"/>
                <w:szCs w:val="21"/>
                <w:highlight w:val="yellow"/>
              </w:rPr>
              <w:t>收藏类</w:t>
            </w:r>
          </w:p>
        </w:tc>
        <w:tc>
          <w:tcPr>
            <w:tcW w:w="2268" w:type="dxa"/>
            <w:vAlign w:val="center"/>
          </w:tcPr>
          <w:p w14:paraId="54479E2D" w14:textId="0DBD4CE8" w:rsidR="00C27F6C" w:rsidRPr="000C5C02" w:rsidRDefault="0048084A">
            <w:pPr>
              <w:spacing w:line="360" w:lineRule="auto"/>
              <w:jc w:val="center"/>
              <w:rPr>
                <w:rFonts w:ascii="宋体" w:eastAsia="宋体" w:hAnsi="宋体" w:hint="eastAsia"/>
                <w:szCs w:val="21"/>
                <w:highlight w:val="yellow"/>
              </w:rPr>
            </w:pPr>
            <w:r>
              <w:rPr>
                <w:rFonts w:ascii="宋体" w:eastAsia="宋体" w:hAnsi="宋体" w:cs="宋体" w:hint="eastAsia"/>
                <w:b/>
                <w:bCs/>
                <w:szCs w:val="21"/>
                <w:lang w:bidi="ar"/>
              </w:rPr>
              <w:t xml:space="preserve"> Post</w:t>
            </w:r>
          </w:p>
        </w:tc>
        <w:tc>
          <w:tcPr>
            <w:tcW w:w="4728" w:type="dxa"/>
            <w:vAlign w:val="center"/>
          </w:tcPr>
          <w:p w14:paraId="5A8C0FDE" w14:textId="0A647C09" w:rsidR="00C27F6C" w:rsidRPr="000C5C02" w:rsidRDefault="00000000">
            <w:pPr>
              <w:spacing w:line="360" w:lineRule="auto"/>
              <w:jc w:val="center"/>
              <w:rPr>
                <w:rFonts w:ascii="宋体" w:eastAsia="宋体" w:hAnsi="宋体" w:hint="eastAsia"/>
                <w:szCs w:val="21"/>
                <w:highlight w:val="yellow"/>
              </w:rPr>
            </w:pPr>
            <w:r w:rsidRPr="000C5C02">
              <w:rPr>
                <w:rFonts w:ascii="宋体" w:eastAsia="宋体" w:hAnsi="宋体" w:hint="eastAsia"/>
                <w:szCs w:val="21"/>
                <w:highlight w:val="yellow"/>
              </w:rPr>
              <w:t>该类用于用户对</w:t>
            </w:r>
            <w:r w:rsidR="0048084A">
              <w:rPr>
                <w:rFonts w:ascii="宋体" w:eastAsia="宋体" w:hAnsi="宋体" w:hint="eastAsia"/>
                <w:szCs w:val="21"/>
                <w:highlight w:val="yellow"/>
              </w:rPr>
              <w:t>运动主题帖</w:t>
            </w:r>
            <w:r w:rsidRPr="000C5C02">
              <w:rPr>
                <w:rFonts w:ascii="宋体" w:eastAsia="宋体" w:hAnsi="宋体" w:hint="eastAsia"/>
                <w:szCs w:val="21"/>
                <w:highlight w:val="yellow"/>
              </w:rPr>
              <w:t>的收藏</w:t>
            </w:r>
          </w:p>
        </w:tc>
      </w:tr>
      <w:tr w:rsidR="00841188" w14:paraId="07729046" w14:textId="77777777">
        <w:tc>
          <w:tcPr>
            <w:tcW w:w="1526" w:type="dxa"/>
            <w:vAlign w:val="center"/>
          </w:tcPr>
          <w:p w14:paraId="53094173" w14:textId="0A9C77EE" w:rsidR="00841188" w:rsidRDefault="0048084A">
            <w:pPr>
              <w:spacing w:line="360" w:lineRule="auto"/>
              <w:jc w:val="center"/>
              <w:rPr>
                <w:rFonts w:ascii="宋体" w:eastAsia="宋体" w:hAnsi="宋体" w:hint="eastAsia"/>
                <w:szCs w:val="21"/>
              </w:rPr>
            </w:pPr>
            <w:r>
              <w:rPr>
                <w:rFonts w:ascii="宋体" w:eastAsia="宋体" w:hAnsi="宋体" w:hint="eastAsia"/>
                <w:szCs w:val="21"/>
              </w:rPr>
              <w:t>运动计划收藏类</w:t>
            </w:r>
          </w:p>
        </w:tc>
        <w:tc>
          <w:tcPr>
            <w:tcW w:w="2268" w:type="dxa"/>
            <w:vAlign w:val="center"/>
          </w:tcPr>
          <w:p w14:paraId="2520CA5F" w14:textId="60C5421E" w:rsidR="00841188" w:rsidRDefault="0048084A">
            <w:pPr>
              <w:spacing w:line="360" w:lineRule="auto"/>
              <w:jc w:val="center"/>
              <w:rPr>
                <w:rFonts w:ascii="宋体" w:eastAsia="宋体" w:hAnsi="宋体" w:hint="eastAsia"/>
                <w:szCs w:val="21"/>
              </w:rPr>
            </w:pPr>
            <w:r w:rsidRPr="00595C49">
              <w:rPr>
                <w:rFonts w:ascii="宋体" w:eastAsia="宋体" w:hAnsi="宋体" w:hint="eastAsia"/>
                <w:b/>
                <w:bCs/>
                <w:szCs w:val="21"/>
              </w:rPr>
              <w:t>collection</w:t>
            </w:r>
            <w:r w:rsidRPr="00595C49">
              <w:rPr>
                <w:rFonts w:ascii="宋体" w:eastAsia="宋体" w:hAnsi="宋体"/>
                <w:b/>
                <w:bCs/>
                <w:szCs w:val="21"/>
              </w:rPr>
              <w:t>Plan</w:t>
            </w:r>
          </w:p>
        </w:tc>
        <w:tc>
          <w:tcPr>
            <w:tcW w:w="4728" w:type="dxa"/>
            <w:vAlign w:val="center"/>
          </w:tcPr>
          <w:p w14:paraId="76006012" w14:textId="0697A7BA" w:rsidR="00841188" w:rsidRDefault="0048084A">
            <w:pPr>
              <w:spacing w:line="360" w:lineRule="auto"/>
              <w:jc w:val="center"/>
              <w:rPr>
                <w:rFonts w:ascii="宋体" w:eastAsia="宋体" w:hAnsi="宋体" w:hint="eastAsia"/>
                <w:szCs w:val="21"/>
              </w:rPr>
            </w:pPr>
            <w:r w:rsidRPr="000C5C02">
              <w:rPr>
                <w:rFonts w:ascii="宋体" w:eastAsia="宋体" w:hAnsi="宋体" w:hint="eastAsia"/>
                <w:szCs w:val="21"/>
                <w:highlight w:val="yellow"/>
              </w:rPr>
              <w:t>该类用于用户对</w:t>
            </w:r>
            <w:r>
              <w:rPr>
                <w:rFonts w:ascii="宋体" w:eastAsia="宋体" w:hAnsi="宋体" w:hint="eastAsia"/>
                <w:szCs w:val="21"/>
                <w:highlight w:val="yellow"/>
              </w:rPr>
              <w:t>运动计划</w:t>
            </w:r>
            <w:r w:rsidRPr="000C5C02">
              <w:rPr>
                <w:rFonts w:ascii="宋体" w:eastAsia="宋体" w:hAnsi="宋体" w:hint="eastAsia"/>
                <w:szCs w:val="21"/>
                <w:highlight w:val="yellow"/>
              </w:rPr>
              <w:t>的收藏</w:t>
            </w:r>
          </w:p>
        </w:tc>
      </w:tr>
    </w:tbl>
    <w:p w14:paraId="07222EC3" w14:textId="77777777" w:rsidR="00C27F6C" w:rsidRDefault="00C27F6C">
      <w:pPr>
        <w:spacing w:line="360" w:lineRule="auto"/>
        <w:jc w:val="center"/>
        <w:rPr>
          <w:rFonts w:ascii="宋体" w:eastAsia="宋体" w:hAnsi="宋体" w:hint="eastAsia"/>
          <w:szCs w:val="21"/>
        </w:rPr>
      </w:pPr>
    </w:p>
    <w:p w14:paraId="4568A264" w14:textId="77777777" w:rsidR="00C27F6C" w:rsidRDefault="00000000">
      <w:pPr>
        <w:pStyle w:val="2"/>
        <w:rPr>
          <w:rFonts w:hint="eastAsia"/>
        </w:rPr>
      </w:pPr>
      <w:bookmarkStart w:id="10" w:name="_Toc149848662"/>
      <w:r>
        <w:rPr>
          <w:rFonts w:hint="eastAsia"/>
        </w:rPr>
        <w:t>2</w:t>
      </w:r>
      <w:commentRangeStart w:id="11"/>
      <w:r>
        <w:rPr>
          <w:rFonts w:hint="eastAsia"/>
        </w:rPr>
        <w:t>、初始类图</w:t>
      </w:r>
      <w:bookmarkEnd w:id="10"/>
      <w:commentRangeEnd w:id="11"/>
      <w:r w:rsidR="00166560">
        <w:rPr>
          <w:rStyle w:val="af"/>
          <w:rFonts w:asciiTheme="minorHAnsi" w:eastAsiaTheme="minorEastAsia" w:hAnsiTheme="minorHAnsi" w:cstheme="minorBidi"/>
          <w:b w:val="0"/>
          <w:bCs w:val="0"/>
        </w:rPr>
        <w:commentReference w:id="11"/>
      </w:r>
    </w:p>
    <w:p w14:paraId="5A2AAEF8" w14:textId="4C0BE3C6" w:rsidR="00C27F6C" w:rsidRDefault="00000000">
      <w:pPr>
        <w:rPr>
          <w:rFonts w:hint="eastAsia"/>
        </w:rPr>
      </w:pPr>
      <w:r>
        <w:rPr>
          <w:noProof/>
        </w:rPr>
        <w:drawing>
          <wp:inline distT="0" distB="0" distL="114300" distR="114300" wp14:anchorId="3237790C" wp14:editId="45B89C7C">
            <wp:extent cx="5906777" cy="4049171"/>
            <wp:effectExtent l="0" t="0" r="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4">
                      <a:extLst>
                        <a:ext uri="{28A0092B-C50C-407E-A947-70E740481C1C}">
                          <a14:useLocalDpi xmlns:a14="http://schemas.microsoft.com/office/drawing/2010/main" val="0"/>
                        </a:ext>
                      </a:extLst>
                    </a:blip>
                    <a:srcRect l="6" r="6"/>
                    <a:stretch>
                      <a:fillRect/>
                    </a:stretch>
                  </pic:blipFill>
                  <pic:spPr bwMode="auto">
                    <a:xfrm>
                      <a:off x="0" y="0"/>
                      <a:ext cx="5906777" cy="4049171"/>
                    </a:xfrm>
                    <a:prstGeom prst="rect">
                      <a:avLst/>
                    </a:prstGeom>
                    <a:noFill/>
                    <a:ln>
                      <a:noFill/>
                    </a:ln>
                    <a:extLst>
                      <a:ext uri="{53640926-AAD7-44D8-BBD7-CCE9431645EC}">
                        <a14:shadowObscured xmlns:a14="http://schemas.microsoft.com/office/drawing/2010/main"/>
                      </a:ext>
                    </a:extLst>
                  </pic:spPr>
                </pic:pic>
              </a:graphicData>
            </a:graphic>
          </wp:inline>
        </w:drawing>
      </w:r>
    </w:p>
    <w:p w14:paraId="3287355D" w14:textId="77777777" w:rsidR="00C27F6C" w:rsidRDefault="00000000">
      <w:pPr>
        <w:pStyle w:val="2"/>
        <w:rPr>
          <w:rFonts w:hint="eastAsia"/>
        </w:rPr>
      </w:pPr>
      <w:bookmarkStart w:id="12" w:name="_Toc149848663"/>
      <w:r>
        <w:rPr>
          <w:rFonts w:hint="eastAsia"/>
        </w:rPr>
        <w:t>3</w:t>
      </w:r>
      <w:r>
        <w:rPr>
          <w:rFonts w:hint="eastAsia"/>
        </w:rPr>
        <w:t>、细化类图</w:t>
      </w:r>
      <w:bookmarkEnd w:id="12"/>
    </w:p>
    <w:p w14:paraId="0816FF64" w14:textId="77777777" w:rsidR="00C27F6C" w:rsidRDefault="00000000">
      <w:pPr>
        <w:pStyle w:val="3"/>
        <w:rPr>
          <w:rFonts w:hint="eastAsia"/>
        </w:rPr>
      </w:pPr>
      <w:bookmarkStart w:id="13" w:name="_Toc149848664"/>
      <w:r>
        <w:rPr>
          <w:rFonts w:hint="eastAsia"/>
        </w:rPr>
        <w:t>3.1属性的识别</w:t>
      </w:r>
      <w:bookmarkEnd w:id="13"/>
    </w:p>
    <w:p w14:paraId="75504131" w14:textId="77777777" w:rsidR="00C27F6C" w:rsidRDefault="00000000">
      <w:pPr>
        <w:spacing w:line="360" w:lineRule="auto"/>
        <w:jc w:val="left"/>
        <w:rPr>
          <w:rFonts w:ascii="宋体" w:eastAsia="宋体" w:hAnsi="宋体" w:hint="eastAsia"/>
          <w:szCs w:val="21"/>
        </w:rPr>
      </w:pPr>
      <w:r>
        <w:rPr>
          <w:rFonts w:ascii="宋体" w:eastAsia="宋体" w:hAnsi="宋体" w:hint="eastAsia"/>
          <w:szCs w:val="21"/>
        </w:rPr>
        <w:t>（注</w:t>
      </w:r>
      <w:r>
        <w:rPr>
          <w:rFonts w:ascii="宋体" w:eastAsia="宋体" w:hAnsi="宋体"/>
          <w:szCs w:val="21"/>
        </w:rPr>
        <w:t>：每个属性</w:t>
      </w:r>
      <w:r>
        <w:rPr>
          <w:rFonts w:ascii="宋体" w:eastAsia="宋体" w:hAnsi="宋体" w:hint="eastAsia"/>
          <w:szCs w:val="21"/>
        </w:rPr>
        <w:t>表中</w:t>
      </w:r>
      <w:r>
        <w:rPr>
          <w:rFonts w:ascii="宋体" w:eastAsia="宋体" w:hAnsi="宋体"/>
          <w:szCs w:val="21"/>
        </w:rPr>
        <w:t>的第一</w:t>
      </w:r>
      <w:r>
        <w:rPr>
          <w:rFonts w:ascii="宋体" w:eastAsia="宋体" w:hAnsi="宋体" w:hint="eastAsia"/>
          <w:szCs w:val="21"/>
        </w:rPr>
        <w:t>个</w:t>
      </w:r>
      <w:r>
        <w:rPr>
          <w:rFonts w:ascii="宋体" w:eastAsia="宋体" w:hAnsi="宋体"/>
          <w:szCs w:val="21"/>
        </w:rPr>
        <w:t>属性，</w:t>
      </w:r>
      <w:r>
        <w:rPr>
          <w:rFonts w:ascii="宋体" w:eastAsia="宋体" w:hAnsi="宋体" w:hint="eastAsia"/>
          <w:szCs w:val="21"/>
        </w:rPr>
        <w:t>作为</w:t>
      </w:r>
      <w:r>
        <w:rPr>
          <w:rFonts w:ascii="宋体" w:eastAsia="宋体" w:hAnsi="宋体"/>
          <w:szCs w:val="21"/>
        </w:rPr>
        <w:t>primary key）</w:t>
      </w:r>
    </w:p>
    <w:p w14:paraId="22E1F8E7"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b/>
          <w:bCs/>
          <w:szCs w:val="21"/>
        </w:rPr>
        <w:t>User</w:t>
      </w:r>
      <w:r>
        <w:rPr>
          <w:rFonts w:ascii="宋体" w:eastAsia="宋体" w:hAnsi="宋体"/>
          <w:b/>
          <w:bCs/>
          <w:szCs w:val="21"/>
        </w:rPr>
        <w:t>（</w:t>
      </w:r>
      <w:r>
        <w:rPr>
          <w:rFonts w:ascii="宋体" w:eastAsia="宋体" w:hAnsi="宋体" w:hint="eastAsia"/>
          <w:b/>
          <w:bCs/>
          <w:szCs w:val="21"/>
        </w:rPr>
        <w:t>用户</w:t>
      </w:r>
      <w:r>
        <w:rPr>
          <w:rFonts w:ascii="宋体" w:eastAsia="宋体" w:hAnsi="宋体"/>
          <w:b/>
          <w:bCs/>
          <w:szCs w:val="21"/>
        </w:rPr>
        <w:t>类）</w:t>
      </w:r>
    </w:p>
    <w:p w14:paraId="52167262"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属性表如表</w:t>
      </w:r>
      <w:r>
        <w:rPr>
          <w:rFonts w:ascii="宋体" w:eastAsia="宋体" w:hAnsi="宋体" w:hint="eastAsia"/>
          <w:b/>
          <w:bCs/>
          <w:szCs w:val="21"/>
        </w:rPr>
        <w:t>3.1</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所示：</w:t>
      </w:r>
    </w:p>
    <w:p w14:paraId="422F09D8" w14:textId="77777777"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 xml:space="preserve">.1 </w:t>
      </w:r>
      <w:r>
        <w:rPr>
          <w:rFonts w:ascii="宋体" w:eastAsia="宋体" w:hAnsi="宋体" w:hint="eastAsia"/>
          <w:szCs w:val="21"/>
        </w:rPr>
        <w:t>User</w:t>
      </w:r>
      <w:r>
        <w:rPr>
          <w:rFonts w:ascii="宋体" w:eastAsia="宋体" w:hAnsi="宋体"/>
          <w:szCs w:val="21"/>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C27F6C" w14:paraId="09171049" w14:textId="77777777">
        <w:trPr>
          <w:jc w:val="center"/>
        </w:trPr>
        <w:tc>
          <w:tcPr>
            <w:tcW w:w="1832" w:type="dxa"/>
          </w:tcPr>
          <w:p w14:paraId="2199810E" w14:textId="77777777" w:rsidR="00C27F6C"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277" w:type="dxa"/>
          </w:tcPr>
          <w:p w14:paraId="18F8CAE8" w14:textId="77777777" w:rsidR="00C27F6C"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2335" w:type="dxa"/>
          </w:tcPr>
          <w:p w14:paraId="1B8CF170" w14:textId="77777777" w:rsidR="00C27F6C"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C27F6C" w14:paraId="70C29C0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54D875A5" w14:textId="77777777" w:rsidR="00C27F6C" w:rsidRDefault="00000000">
            <w:pPr>
              <w:spacing w:line="360" w:lineRule="auto"/>
              <w:jc w:val="center"/>
              <w:rPr>
                <w:rFonts w:ascii="宋体" w:eastAsia="宋体" w:hAnsi="宋体" w:hint="eastAsia"/>
                <w:szCs w:val="21"/>
              </w:rPr>
            </w:pPr>
            <w:r>
              <w:rPr>
                <w:rFonts w:ascii="宋体" w:eastAsia="宋体" w:hAnsi="宋体"/>
                <w:szCs w:val="21"/>
              </w:rPr>
              <w:t>用户ID</w:t>
            </w:r>
          </w:p>
        </w:tc>
        <w:tc>
          <w:tcPr>
            <w:tcW w:w="2277" w:type="dxa"/>
            <w:tcBorders>
              <w:top w:val="single" w:sz="4" w:space="0" w:color="auto"/>
              <w:left w:val="single" w:sz="4" w:space="0" w:color="auto"/>
              <w:bottom w:val="single" w:sz="4" w:space="0" w:color="auto"/>
              <w:right w:val="single" w:sz="4" w:space="0" w:color="auto"/>
            </w:tcBorders>
          </w:tcPr>
          <w:p w14:paraId="0F260C77"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userID</w:t>
            </w:r>
          </w:p>
        </w:tc>
        <w:tc>
          <w:tcPr>
            <w:tcW w:w="2335" w:type="dxa"/>
            <w:tcBorders>
              <w:top w:val="single" w:sz="4" w:space="0" w:color="auto"/>
              <w:left w:val="single" w:sz="4" w:space="0" w:color="auto"/>
              <w:bottom w:val="single" w:sz="4" w:space="0" w:color="auto"/>
              <w:right w:val="single" w:sz="4" w:space="0" w:color="auto"/>
            </w:tcBorders>
          </w:tcPr>
          <w:p w14:paraId="41B8FCAF"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C27F6C" w14:paraId="114AFC72"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4730188"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登录密码</w:t>
            </w:r>
          </w:p>
        </w:tc>
        <w:tc>
          <w:tcPr>
            <w:tcW w:w="2277" w:type="dxa"/>
            <w:tcBorders>
              <w:top w:val="single" w:sz="4" w:space="0" w:color="auto"/>
              <w:left w:val="single" w:sz="4" w:space="0" w:color="auto"/>
              <w:bottom w:val="single" w:sz="4" w:space="0" w:color="auto"/>
              <w:right w:val="single" w:sz="4" w:space="0" w:color="auto"/>
            </w:tcBorders>
          </w:tcPr>
          <w:p w14:paraId="6B0E73E7"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userPassword</w:t>
            </w:r>
          </w:p>
        </w:tc>
        <w:tc>
          <w:tcPr>
            <w:tcW w:w="2335" w:type="dxa"/>
            <w:tcBorders>
              <w:top w:val="single" w:sz="4" w:space="0" w:color="auto"/>
              <w:left w:val="single" w:sz="4" w:space="0" w:color="auto"/>
              <w:bottom w:val="single" w:sz="4" w:space="0" w:color="auto"/>
              <w:right w:val="single" w:sz="4" w:space="0" w:color="auto"/>
            </w:tcBorders>
          </w:tcPr>
          <w:p w14:paraId="24815949" w14:textId="77777777" w:rsidR="00C27F6C"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126847" w14:paraId="70152B41" w14:textId="77777777">
        <w:trPr>
          <w:jc w:val="center"/>
          <w:ins w:id="14" w:author="毛毛妈" w:date="2025-11-14T10:34:00Z"/>
        </w:trPr>
        <w:tc>
          <w:tcPr>
            <w:tcW w:w="1832" w:type="dxa"/>
            <w:tcBorders>
              <w:top w:val="single" w:sz="4" w:space="0" w:color="auto"/>
              <w:left w:val="single" w:sz="4" w:space="0" w:color="auto"/>
              <w:bottom w:val="single" w:sz="4" w:space="0" w:color="auto"/>
              <w:right w:val="single" w:sz="4" w:space="0" w:color="auto"/>
            </w:tcBorders>
          </w:tcPr>
          <w:p w14:paraId="5CEC9035" w14:textId="73263BDB" w:rsidR="00126847" w:rsidRDefault="00126847">
            <w:pPr>
              <w:spacing w:line="360" w:lineRule="auto"/>
              <w:jc w:val="center"/>
              <w:rPr>
                <w:ins w:id="15" w:author="毛毛妈" w:date="2025-11-14T10:34:00Z" w16du:dateUtc="2025-11-14T02:34:00Z"/>
                <w:rFonts w:ascii="宋体" w:eastAsia="宋体" w:hAnsi="宋体" w:hint="eastAsia"/>
                <w:szCs w:val="21"/>
              </w:rPr>
            </w:pPr>
            <w:ins w:id="16" w:author="毛毛妈" w:date="2025-11-14T10:34:00Z" w16du:dateUtc="2025-11-14T02:34:00Z">
              <w:r>
                <w:rPr>
                  <w:rFonts w:ascii="宋体" w:eastAsia="宋体" w:hAnsi="宋体" w:hint="eastAsia"/>
                  <w:szCs w:val="21"/>
                </w:rPr>
                <w:lastRenderedPageBreak/>
                <w:t>用户类型</w:t>
              </w:r>
            </w:ins>
          </w:p>
        </w:tc>
        <w:tc>
          <w:tcPr>
            <w:tcW w:w="2277" w:type="dxa"/>
            <w:tcBorders>
              <w:top w:val="single" w:sz="4" w:space="0" w:color="auto"/>
              <w:left w:val="single" w:sz="4" w:space="0" w:color="auto"/>
              <w:bottom w:val="single" w:sz="4" w:space="0" w:color="auto"/>
              <w:right w:val="single" w:sz="4" w:space="0" w:color="auto"/>
            </w:tcBorders>
          </w:tcPr>
          <w:p w14:paraId="7A65286D" w14:textId="7BAFB6FF" w:rsidR="00126847" w:rsidRDefault="006463BE">
            <w:pPr>
              <w:spacing w:line="360" w:lineRule="auto"/>
              <w:jc w:val="center"/>
              <w:rPr>
                <w:ins w:id="17" w:author="毛毛妈" w:date="2025-11-14T10:34:00Z" w16du:dateUtc="2025-11-14T02:34:00Z"/>
                <w:rFonts w:ascii="宋体" w:eastAsia="宋体" w:hAnsi="宋体" w:hint="eastAsia"/>
                <w:szCs w:val="21"/>
              </w:rPr>
            </w:pPr>
            <w:ins w:id="18" w:author="xf s" w:date="2025-11-14T13:00:00Z" w16du:dateUtc="2025-11-14T05:00:00Z">
              <w:r>
                <w:rPr>
                  <w:rFonts w:ascii="宋体" w:eastAsia="宋体" w:hAnsi="宋体" w:hint="eastAsia"/>
                  <w:szCs w:val="21"/>
                </w:rPr>
                <w:t>Usertype</w:t>
              </w:r>
            </w:ins>
          </w:p>
        </w:tc>
        <w:tc>
          <w:tcPr>
            <w:tcW w:w="2335" w:type="dxa"/>
            <w:tcBorders>
              <w:top w:val="single" w:sz="4" w:space="0" w:color="auto"/>
              <w:left w:val="single" w:sz="4" w:space="0" w:color="auto"/>
              <w:bottom w:val="single" w:sz="4" w:space="0" w:color="auto"/>
              <w:right w:val="single" w:sz="4" w:space="0" w:color="auto"/>
            </w:tcBorders>
          </w:tcPr>
          <w:p w14:paraId="15CCE260" w14:textId="504CA381" w:rsidR="00126847" w:rsidRDefault="006463BE">
            <w:pPr>
              <w:spacing w:line="360" w:lineRule="auto"/>
              <w:jc w:val="center"/>
              <w:rPr>
                <w:ins w:id="19" w:author="毛毛妈" w:date="2025-11-14T10:34:00Z" w16du:dateUtc="2025-11-14T02:34:00Z"/>
                <w:rFonts w:ascii="宋体" w:eastAsia="宋体" w:hAnsi="宋体" w:hint="eastAsia"/>
                <w:szCs w:val="21"/>
              </w:rPr>
            </w:pPr>
            <w:ins w:id="20" w:author="xf s" w:date="2025-11-14T12:59:00Z" w16du:dateUtc="2025-11-14T04:59:00Z">
              <w:r>
                <w:rPr>
                  <w:rFonts w:ascii="宋体" w:eastAsia="宋体" w:hAnsi="宋体" w:hint="eastAsia"/>
                  <w:szCs w:val="21"/>
                </w:rPr>
                <w:t>Bool(管理员为0，普通用户为1)</w:t>
              </w:r>
            </w:ins>
          </w:p>
        </w:tc>
      </w:tr>
    </w:tbl>
    <w:p w14:paraId="04C35A5D" w14:textId="77777777" w:rsidR="00C27F6C" w:rsidRDefault="00C27F6C">
      <w:pPr>
        <w:spacing w:line="360" w:lineRule="auto"/>
        <w:rPr>
          <w:rFonts w:ascii="宋体" w:eastAsia="宋体" w:hAnsi="宋体" w:hint="eastAsia"/>
          <w:szCs w:val="21"/>
        </w:rPr>
      </w:pPr>
    </w:p>
    <w:p w14:paraId="556E570F"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b/>
          <w:bCs/>
          <w:szCs w:val="21"/>
        </w:rPr>
        <w:t>Administrator</w:t>
      </w:r>
      <w:r>
        <w:rPr>
          <w:rFonts w:ascii="宋体" w:eastAsia="宋体" w:hAnsi="宋体"/>
          <w:b/>
          <w:bCs/>
          <w:szCs w:val="21"/>
        </w:rPr>
        <w:t>（</w:t>
      </w:r>
      <w:r>
        <w:rPr>
          <w:rFonts w:ascii="宋体" w:eastAsia="宋体" w:hAnsi="宋体" w:hint="eastAsia"/>
          <w:b/>
          <w:bCs/>
          <w:szCs w:val="21"/>
        </w:rPr>
        <w:t>管理员</w:t>
      </w:r>
      <w:r>
        <w:rPr>
          <w:rFonts w:ascii="宋体" w:eastAsia="宋体" w:hAnsi="宋体"/>
          <w:b/>
          <w:bCs/>
          <w:szCs w:val="21"/>
        </w:rPr>
        <w:t>类）</w:t>
      </w:r>
    </w:p>
    <w:p w14:paraId="050EB9E9"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所示：</w:t>
      </w:r>
    </w:p>
    <w:p w14:paraId="20FEE2DC" w14:textId="77777777"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 xml:space="preserve">.2 </w:t>
      </w:r>
      <w:r>
        <w:rPr>
          <w:rFonts w:ascii="宋体" w:eastAsia="宋体" w:hAnsi="宋体" w:hint="eastAsia"/>
          <w:szCs w:val="21"/>
        </w:rPr>
        <w:t>Administrator</w:t>
      </w:r>
      <w:r>
        <w:rPr>
          <w:rFonts w:ascii="宋体" w:eastAsia="宋体" w:hAnsi="宋体"/>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C27F6C" w14:paraId="62A3AF70" w14:textId="77777777">
        <w:trPr>
          <w:jc w:val="center"/>
        </w:trPr>
        <w:tc>
          <w:tcPr>
            <w:tcW w:w="1832" w:type="dxa"/>
          </w:tcPr>
          <w:p w14:paraId="6D51C2C6" w14:textId="77777777" w:rsidR="00C27F6C"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277" w:type="dxa"/>
          </w:tcPr>
          <w:p w14:paraId="74AA1040" w14:textId="77777777" w:rsidR="00C27F6C"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2335" w:type="dxa"/>
          </w:tcPr>
          <w:p w14:paraId="3B3E5DDD" w14:textId="77777777" w:rsidR="00C27F6C"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C27F6C" w14:paraId="22724EBE" w14:textId="77777777">
        <w:trPr>
          <w:trHeight w:val="90"/>
          <w:jc w:val="center"/>
        </w:trPr>
        <w:tc>
          <w:tcPr>
            <w:tcW w:w="1832" w:type="dxa"/>
          </w:tcPr>
          <w:p w14:paraId="3C8E58D1" w14:textId="77777777" w:rsidR="00C27F6C" w:rsidRDefault="00000000">
            <w:pPr>
              <w:spacing w:line="360" w:lineRule="auto"/>
              <w:jc w:val="center"/>
              <w:rPr>
                <w:rFonts w:ascii="宋体" w:eastAsia="宋体" w:hAnsi="宋体" w:hint="eastAsia"/>
                <w:szCs w:val="21"/>
              </w:rPr>
            </w:pPr>
            <w:r>
              <w:rPr>
                <w:rFonts w:ascii="宋体" w:eastAsia="宋体" w:hAnsi="宋体"/>
                <w:szCs w:val="21"/>
              </w:rPr>
              <w:t>用户ID</w:t>
            </w:r>
          </w:p>
        </w:tc>
        <w:tc>
          <w:tcPr>
            <w:tcW w:w="2277" w:type="dxa"/>
          </w:tcPr>
          <w:p w14:paraId="3BF230CE"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userID</w:t>
            </w:r>
          </w:p>
        </w:tc>
        <w:tc>
          <w:tcPr>
            <w:tcW w:w="2335" w:type="dxa"/>
          </w:tcPr>
          <w:p w14:paraId="5547115F"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C27F6C" w14:paraId="5A1528FF" w14:textId="77777777">
        <w:trPr>
          <w:trHeight w:val="90"/>
          <w:jc w:val="center"/>
        </w:trPr>
        <w:tc>
          <w:tcPr>
            <w:tcW w:w="1832" w:type="dxa"/>
          </w:tcPr>
          <w:p w14:paraId="0C5A725C"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登录密码</w:t>
            </w:r>
          </w:p>
        </w:tc>
        <w:tc>
          <w:tcPr>
            <w:tcW w:w="2277" w:type="dxa"/>
          </w:tcPr>
          <w:p w14:paraId="04E1D824"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userPassword</w:t>
            </w:r>
          </w:p>
        </w:tc>
        <w:tc>
          <w:tcPr>
            <w:tcW w:w="2335" w:type="dxa"/>
          </w:tcPr>
          <w:p w14:paraId="672D90B4" w14:textId="77777777" w:rsidR="00C27F6C"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126847" w14:paraId="054DAACB" w14:textId="57B90938">
        <w:trPr>
          <w:trHeight w:val="90"/>
          <w:jc w:val="center"/>
          <w:ins w:id="21" w:author="毛毛妈" w:date="2025-11-14T10:34:00Z"/>
        </w:trPr>
        <w:tc>
          <w:tcPr>
            <w:tcW w:w="1832" w:type="dxa"/>
          </w:tcPr>
          <w:p w14:paraId="7DD67426" w14:textId="16632441" w:rsidR="00126847" w:rsidRDefault="00126847">
            <w:pPr>
              <w:spacing w:line="360" w:lineRule="auto"/>
              <w:jc w:val="center"/>
              <w:rPr>
                <w:ins w:id="22" w:author="毛毛妈" w:date="2025-11-14T10:34:00Z" w16du:dateUtc="2025-11-14T02:34:00Z"/>
                <w:rFonts w:ascii="宋体" w:eastAsia="宋体" w:hAnsi="宋体" w:hint="eastAsia"/>
                <w:szCs w:val="21"/>
              </w:rPr>
            </w:pPr>
            <w:ins w:id="23" w:author="毛毛妈" w:date="2025-11-14T10:34:00Z" w16du:dateUtc="2025-11-14T02:34:00Z">
              <w:r>
                <w:rPr>
                  <w:rFonts w:ascii="宋体" w:eastAsia="宋体" w:hAnsi="宋体" w:hint="eastAsia"/>
                  <w:szCs w:val="21"/>
                </w:rPr>
                <w:t>用户类型</w:t>
              </w:r>
            </w:ins>
          </w:p>
        </w:tc>
        <w:tc>
          <w:tcPr>
            <w:tcW w:w="2277" w:type="dxa"/>
          </w:tcPr>
          <w:p w14:paraId="2732E0A6" w14:textId="74729139" w:rsidR="00126847" w:rsidRDefault="00126847">
            <w:pPr>
              <w:spacing w:line="360" w:lineRule="auto"/>
              <w:jc w:val="center"/>
              <w:rPr>
                <w:ins w:id="24" w:author="毛毛妈" w:date="2025-11-14T10:34:00Z" w16du:dateUtc="2025-11-14T02:34:00Z"/>
                <w:rFonts w:ascii="宋体" w:eastAsia="宋体" w:hAnsi="宋体" w:hint="eastAsia"/>
                <w:szCs w:val="21"/>
              </w:rPr>
            </w:pPr>
          </w:p>
        </w:tc>
        <w:tc>
          <w:tcPr>
            <w:tcW w:w="2335" w:type="dxa"/>
          </w:tcPr>
          <w:p w14:paraId="65E10A1B" w14:textId="6A3A4013" w:rsidR="00126847" w:rsidRDefault="00126847">
            <w:pPr>
              <w:spacing w:line="360" w:lineRule="auto"/>
              <w:jc w:val="center"/>
              <w:rPr>
                <w:ins w:id="25" w:author="毛毛妈" w:date="2025-11-14T10:34:00Z" w16du:dateUtc="2025-11-14T02:34:00Z"/>
                <w:rFonts w:ascii="宋体" w:eastAsia="宋体" w:hAnsi="宋体" w:hint="eastAsia"/>
                <w:szCs w:val="21"/>
              </w:rPr>
            </w:pPr>
          </w:p>
        </w:tc>
      </w:tr>
    </w:tbl>
    <w:p w14:paraId="78D2B625" w14:textId="77777777" w:rsidR="00C27F6C" w:rsidRDefault="00C27F6C">
      <w:pPr>
        <w:spacing w:line="360" w:lineRule="auto"/>
        <w:jc w:val="center"/>
        <w:rPr>
          <w:rFonts w:ascii="宋体" w:eastAsia="宋体" w:hAnsi="宋体" w:hint="eastAsia"/>
          <w:szCs w:val="21"/>
        </w:rPr>
      </w:pPr>
    </w:p>
    <w:p w14:paraId="46A29EC7"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b/>
          <w:bCs/>
          <w:szCs w:val="21"/>
        </w:rPr>
        <w:t>Ordinary</w:t>
      </w:r>
      <w:r>
        <w:rPr>
          <w:rFonts w:ascii="宋体" w:eastAsia="宋体" w:hAnsi="宋体"/>
          <w:b/>
          <w:bCs/>
          <w:szCs w:val="21"/>
        </w:rPr>
        <w:t>User（</w:t>
      </w:r>
      <w:r>
        <w:rPr>
          <w:rFonts w:ascii="宋体" w:eastAsia="宋体" w:hAnsi="宋体" w:hint="eastAsia"/>
          <w:b/>
          <w:bCs/>
          <w:szCs w:val="21"/>
        </w:rPr>
        <w:t>普通</w:t>
      </w:r>
      <w:r>
        <w:rPr>
          <w:rFonts w:ascii="宋体" w:eastAsia="宋体" w:hAnsi="宋体"/>
          <w:b/>
          <w:bCs/>
          <w:szCs w:val="21"/>
        </w:rPr>
        <w:t>用户类）</w:t>
      </w:r>
    </w:p>
    <w:p w14:paraId="67B22383"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3</w:t>
      </w:r>
      <w:r>
        <w:rPr>
          <w:rFonts w:ascii="宋体" w:eastAsia="宋体" w:hAnsi="宋体"/>
          <w:b/>
          <w:bCs/>
          <w:szCs w:val="21"/>
        </w:rPr>
        <w:t>所示：</w:t>
      </w:r>
    </w:p>
    <w:p w14:paraId="38095605" w14:textId="77777777"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r>
        <w:rPr>
          <w:rFonts w:ascii="宋体" w:eastAsia="宋体" w:hAnsi="宋体" w:hint="eastAsia"/>
          <w:szCs w:val="21"/>
        </w:rPr>
        <w:t>3</w:t>
      </w:r>
      <w:r>
        <w:rPr>
          <w:rFonts w:ascii="宋体" w:eastAsia="宋体" w:hAnsi="宋体"/>
          <w:szCs w:val="21"/>
        </w:rPr>
        <w:t xml:space="preserve"> </w:t>
      </w:r>
      <w:r>
        <w:rPr>
          <w:rFonts w:ascii="宋体" w:eastAsia="宋体" w:hAnsi="宋体" w:hint="eastAsia"/>
          <w:szCs w:val="21"/>
        </w:rPr>
        <w:t>Ordinary</w:t>
      </w:r>
      <w:r>
        <w:rPr>
          <w:rFonts w:ascii="宋体" w:eastAsia="宋体" w:hAnsi="宋体"/>
          <w:szCs w:val="21"/>
        </w:rPr>
        <w:t>User类属性表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7"/>
        <w:gridCol w:w="2611"/>
        <w:gridCol w:w="1766"/>
      </w:tblGrid>
      <w:tr w:rsidR="00C27F6C" w14:paraId="345058C7" w14:textId="77777777">
        <w:trPr>
          <w:jc w:val="center"/>
        </w:trPr>
        <w:tc>
          <w:tcPr>
            <w:tcW w:w="2067" w:type="dxa"/>
          </w:tcPr>
          <w:p w14:paraId="5935DA34" w14:textId="77777777" w:rsidR="00C27F6C"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611" w:type="dxa"/>
          </w:tcPr>
          <w:p w14:paraId="0200D54F" w14:textId="77777777" w:rsidR="00C27F6C"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1766" w:type="dxa"/>
          </w:tcPr>
          <w:p w14:paraId="7503F80F" w14:textId="77777777" w:rsidR="00C27F6C"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C27F6C" w14:paraId="74CD2C06" w14:textId="77777777">
        <w:trPr>
          <w:trHeight w:val="90"/>
          <w:jc w:val="center"/>
        </w:trPr>
        <w:tc>
          <w:tcPr>
            <w:tcW w:w="2067" w:type="dxa"/>
          </w:tcPr>
          <w:p w14:paraId="096AA87B" w14:textId="77777777" w:rsidR="00C27F6C" w:rsidRDefault="00000000">
            <w:pPr>
              <w:spacing w:line="360" w:lineRule="auto"/>
              <w:jc w:val="center"/>
              <w:rPr>
                <w:rFonts w:ascii="宋体" w:eastAsia="宋体" w:hAnsi="宋体" w:hint="eastAsia"/>
                <w:szCs w:val="21"/>
              </w:rPr>
            </w:pPr>
            <w:r>
              <w:rPr>
                <w:rFonts w:ascii="宋体" w:eastAsia="宋体" w:hAnsi="宋体"/>
                <w:szCs w:val="21"/>
              </w:rPr>
              <w:t>用户ID</w:t>
            </w:r>
          </w:p>
        </w:tc>
        <w:tc>
          <w:tcPr>
            <w:tcW w:w="2611" w:type="dxa"/>
          </w:tcPr>
          <w:p w14:paraId="5BCE3685"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userID</w:t>
            </w:r>
          </w:p>
        </w:tc>
        <w:tc>
          <w:tcPr>
            <w:tcW w:w="1766" w:type="dxa"/>
          </w:tcPr>
          <w:p w14:paraId="110E833B"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C27F6C" w14:paraId="7B2C9991" w14:textId="77777777">
        <w:trPr>
          <w:trHeight w:val="90"/>
          <w:jc w:val="center"/>
        </w:trPr>
        <w:tc>
          <w:tcPr>
            <w:tcW w:w="2067" w:type="dxa"/>
          </w:tcPr>
          <w:p w14:paraId="7E1EC7DB"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联系电话</w:t>
            </w:r>
          </w:p>
        </w:tc>
        <w:tc>
          <w:tcPr>
            <w:tcW w:w="2611" w:type="dxa"/>
          </w:tcPr>
          <w:p w14:paraId="7DE60920" w14:textId="77777777" w:rsidR="00C27F6C" w:rsidRDefault="00000000">
            <w:pPr>
              <w:spacing w:line="360" w:lineRule="auto"/>
              <w:jc w:val="center"/>
              <w:rPr>
                <w:rFonts w:ascii="宋体" w:eastAsia="宋体" w:hAnsi="宋体" w:hint="eastAsia"/>
                <w:szCs w:val="21"/>
              </w:rPr>
            </w:pPr>
            <w:r>
              <w:rPr>
                <w:rFonts w:ascii="宋体" w:eastAsia="宋体" w:hAnsi="宋体"/>
                <w:szCs w:val="21"/>
              </w:rPr>
              <w:t>PhoneNumber</w:t>
            </w:r>
          </w:p>
        </w:tc>
        <w:tc>
          <w:tcPr>
            <w:tcW w:w="1766" w:type="dxa"/>
          </w:tcPr>
          <w:p w14:paraId="7CF91877" w14:textId="77777777" w:rsidR="00C27F6C"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C27F6C" w14:paraId="0D595310" w14:textId="77777777">
        <w:trPr>
          <w:trHeight w:val="90"/>
          <w:jc w:val="center"/>
        </w:trPr>
        <w:tc>
          <w:tcPr>
            <w:tcW w:w="2067" w:type="dxa"/>
          </w:tcPr>
          <w:p w14:paraId="790C581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邮箱地址</w:t>
            </w:r>
          </w:p>
        </w:tc>
        <w:tc>
          <w:tcPr>
            <w:tcW w:w="2611" w:type="dxa"/>
          </w:tcPr>
          <w:p w14:paraId="699D6E42"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w:t>
            </w:r>
            <w:r>
              <w:rPr>
                <w:rFonts w:ascii="宋体" w:eastAsia="宋体" w:hAnsi="宋体" w:hint="eastAsia"/>
                <w:szCs w:val="21"/>
              </w:rPr>
              <w:t>Mailbox</w:t>
            </w:r>
          </w:p>
        </w:tc>
        <w:tc>
          <w:tcPr>
            <w:tcW w:w="1766" w:type="dxa"/>
          </w:tcPr>
          <w:p w14:paraId="579BC17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C27F6C" w14:paraId="12507A78" w14:textId="77777777">
        <w:trPr>
          <w:trHeight w:val="90"/>
          <w:jc w:val="center"/>
        </w:trPr>
        <w:tc>
          <w:tcPr>
            <w:tcW w:w="2067" w:type="dxa"/>
          </w:tcPr>
          <w:p w14:paraId="36D45113" w14:textId="77777777" w:rsidR="00C27F6C" w:rsidRDefault="00000000">
            <w:pPr>
              <w:spacing w:line="360" w:lineRule="auto"/>
              <w:jc w:val="center"/>
              <w:rPr>
                <w:rFonts w:ascii="宋体" w:eastAsia="宋体" w:hAnsi="宋体" w:hint="eastAsia"/>
                <w:szCs w:val="21"/>
              </w:rPr>
            </w:pPr>
            <w:r>
              <w:rPr>
                <w:rFonts w:ascii="宋体" w:eastAsia="宋体" w:hAnsi="宋体"/>
                <w:szCs w:val="21"/>
              </w:rPr>
              <w:t>登录密码</w:t>
            </w:r>
          </w:p>
        </w:tc>
        <w:tc>
          <w:tcPr>
            <w:tcW w:w="2611" w:type="dxa"/>
          </w:tcPr>
          <w:p w14:paraId="0A370B97" w14:textId="77777777" w:rsidR="00C27F6C" w:rsidRDefault="00000000">
            <w:pPr>
              <w:spacing w:line="360" w:lineRule="auto"/>
              <w:jc w:val="center"/>
              <w:rPr>
                <w:rFonts w:ascii="宋体" w:eastAsia="宋体" w:hAnsi="宋体" w:hint="eastAsia"/>
                <w:szCs w:val="21"/>
              </w:rPr>
            </w:pPr>
            <w:r>
              <w:rPr>
                <w:rFonts w:ascii="宋体" w:eastAsia="宋体" w:hAnsi="宋体"/>
                <w:szCs w:val="21"/>
              </w:rPr>
              <w:t>userPassword</w:t>
            </w:r>
          </w:p>
        </w:tc>
        <w:tc>
          <w:tcPr>
            <w:tcW w:w="1766" w:type="dxa"/>
          </w:tcPr>
          <w:p w14:paraId="7CC4507B"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w:t>
            </w:r>
            <w:r>
              <w:rPr>
                <w:rFonts w:ascii="宋体" w:eastAsia="宋体" w:hAnsi="宋体"/>
                <w:szCs w:val="21"/>
              </w:rPr>
              <w:t>archar</w:t>
            </w:r>
          </w:p>
        </w:tc>
      </w:tr>
      <w:tr w:rsidR="00126847" w14:paraId="26DB4916" w14:textId="67E76827">
        <w:trPr>
          <w:trHeight w:val="90"/>
          <w:jc w:val="center"/>
          <w:ins w:id="26" w:author="毛毛妈" w:date="2025-11-14T10:35:00Z"/>
        </w:trPr>
        <w:tc>
          <w:tcPr>
            <w:tcW w:w="2067" w:type="dxa"/>
          </w:tcPr>
          <w:p w14:paraId="2670F268" w14:textId="07D52B05" w:rsidR="00126847" w:rsidRDefault="00126847">
            <w:pPr>
              <w:spacing w:line="360" w:lineRule="auto"/>
              <w:jc w:val="center"/>
              <w:rPr>
                <w:ins w:id="27" w:author="毛毛妈" w:date="2025-11-14T10:35:00Z" w16du:dateUtc="2025-11-14T02:35:00Z"/>
                <w:rFonts w:ascii="宋体" w:eastAsia="宋体" w:hAnsi="宋体" w:hint="eastAsia"/>
                <w:szCs w:val="21"/>
              </w:rPr>
            </w:pPr>
            <w:ins w:id="28" w:author="毛毛妈" w:date="2025-11-14T10:35:00Z" w16du:dateUtc="2025-11-14T02:35:00Z">
              <w:r>
                <w:rPr>
                  <w:rFonts w:ascii="宋体" w:eastAsia="宋体" w:hAnsi="宋体" w:hint="eastAsia"/>
                  <w:szCs w:val="21"/>
                </w:rPr>
                <w:t>用户类型</w:t>
              </w:r>
            </w:ins>
          </w:p>
        </w:tc>
        <w:tc>
          <w:tcPr>
            <w:tcW w:w="2611" w:type="dxa"/>
          </w:tcPr>
          <w:p w14:paraId="561051D4" w14:textId="17E01990" w:rsidR="00126847" w:rsidRDefault="00126847">
            <w:pPr>
              <w:spacing w:line="360" w:lineRule="auto"/>
              <w:jc w:val="center"/>
              <w:rPr>
                <w:ins w:id="29" w:author="毛毛妈" w:date="2025-11-14T10:35:00Z" w16du:dateUtc="2025-11-14T02:35:00Z"/>
                <w:rFonts w:ascii="宋体" w:eastAsia="宋体" w:hAnsi="宋体" w:hint="eastAsia"/>
                <w:szCs w:val="21"/>
              </w:rPr>
            </w:pPr>
          </w:p>
        </w:tc>
        <w:tc>
          <w:tcPr>
            <w:tcW w:w="1766" w:type="dxa"/>
          </w:tcPr>
          <w:p w14:paraId="4B2007E2" w14:textId="0B416C60" w:rsidR="00126847" w:rsidRDefault="00126847">
            <w:pPr>
              <w:spacing w:line="360" w:lineRule="auto"/>
              <w:jc w:val="center"/>
              <w:rPr>
                <w:ins w:id="30" w:author="毛毛妈" w:date="2025-11-14T10:35:00Z" w16du:dateUtc="2025-11-14T02:35:00Z"/>
                <w:rFonts w:ascii="宋体" w:eastAsia="宋体" w:hAnsi="宋体" w:hint="eastAsia"/>
                <w:szCs w:val="21"/>
              </w:rPr>
            </w:pPr>
          </w:p>
        </w:tc>
      </w:tr>
      <w:tr w:rsidR="00C27F6C" w14:paraId="05E79841" w14:textId="77777777">
        <w:trPr>
          <w:trHeight w:val="90"/>
          <w:jc w:val="center"/>
        </w:trPr>
        <w:tc>
          <w:tcPr>
            <w:tcW w:w="2067" w:type="dxa"/>
          </w:tcPr>
          <w:p w14:paraId="347703C5"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用户名称</w:t>
            </w:r>
          </w:p>
        </w:tc>
        <w:tc>
          <w:tcPr>
            <w:tcW w:w="2611" w:type="dxa"/>
          </w:tcPr>
          <w:p w14:paraId="54D85C8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userName</w:t>
            </w:r>
          </w:p>
        </w:tc>
        <w:tc>
          <w:tcPr>
            <w:tcW w:w="1766" w:type="dxa"/>
          </w:tcPr>
          <w:p w14:paraId="0B639213"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C27F6C" w14:paraId="32224FDE" w14:textId="77777777">
        <w:trPr>
          <w:trHeight w:val="90"/>
          <w:jc w:val="center"/>
        </w:trPr>
        <w:tc>
          <w:tcPr>
            <w:tcW w:w="2067" w:type="dxa"/>
          </w:tcPr>
          <w:p w14:paraId="69DE51EC"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性别</w:t>
            </w:r>
          </w:p>
        </w:tc>
        <w:tc>
          <w:tcPr>
            <w:tcW w:w="2611" w:type="dxa"/>
          </w:tcPr>
          <w:p w14:paraId="10F9BCD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w:t>
            </w:r>
            <w:r>
              <w:rPr>
                <w:rFonts w:ascii="宋体" w:eastAsia="宋体" w:hAnsi="宋体"/>
                <w:szCs w:val="21"/>
              </w:rPr>
              <w:t>ender</w:t>
            </w:r>
          </w:p>
        </w:tc>
        <w:tc>
          <w:tcPr>
            <w:tcW w:w="1766" w:type="dxa"/>
          </w:tcPr>
          <w:p w14:paraId="57CEC32C"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w:t>
            </w:r>
            <w:r>
              <w:rPr>
                <w:rFonts w:ascii="宋体" w:eastAsia="宋体" w:hAnsi="宋体"/>
                <w:szCs w:val="21"/>
              </w:rPr>
              <w:t>archar</w:t>
            </w:r>
          </w:p>
        </w:tc>
      </w:tr>
      <w:tr w:rsidR="00C27F6C" w14:paraId="148DBCCC" w14:textId="77777777">
        <w:trPr>
          <w:trHeight w:val="90"/>
          <w:jc w:val="center"/>
        </w:trPr>
        <w:tc>
          <w:tcPr>
            <w:tcW w:w="2067" w:type="dxa"/>
          </w:tcPr>
          <w:p w14:paraId="695ECC2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用户生日</w:t>
            </w:r>
          </w:p>
        </w:tc>
        <w:tc>
          <w:tcPr>
            <w:tcW w:w="2611" w:type="dxa"/>
          </w:tcPr>
          <w:p w14:paraId="74CB6343" w14:textId="77777777" w:rsidR="00C27F6C" w:rsidRDefault="00000000">
            <w:pPr>
              <w:spacing w:line="360" w:lineRule="auto"/>
              <w:jc w:val="center"/>
              <w:rPr>
                <w:rFonts w:ascii="宋体" w:eastAsia="宋体" w:hAnsi="宋体" w:hint="eastAsia"/>
                <w:szCs w:val="21"/>
              </w:rPr>
            </w:pPr>
            <w:r>
              <w:rPr>
                <w:rFonts w:ascii="宋体" w:eastAsia="宋体" w:hAnsi="宋体"/>
                <w:szCs w:val="21"/>
              </w:rPr>
              <w:t>Birthday</w:t>
            </w:r>
          </w:p>
        </w:tc>
        <w:tc>
          <w:tcPr>
            <w:tcW w:w="1766" w:type="dxa"/>
          </w:tcPr>
          <w:p w14:paraId="39ABF2C8" w14:textId="77777777" w:rsidR="00C27F6C"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055DB3" w14:paraId="40C5A8DC" w14:textId="77777777">
        <w:trPr>
          <w:trHeight w:val="90"/>
          <w:jc w:val="center"/>
        </w:trPr>
        <w:tc>
          <w:tcPr>
            <w:tcW w:w="2067" w:type="dxa"/>
          </w:tcPr>
          <w:p w14:paraId="1C90A54B" w14:textId="4CA7E7E6" w:rsidR="00055DB3" w:rsidRDefault="00055DB3">
            <w:pPr>
              <w:spacing w:line="360" w:lineRule="auto"/>
              <w:jc w:val="center"/>
              <w:rPr>
                <w:rFonts w:ascii="宋体" w:eastAsia="宋体" w:hAnsi="宋体" w:hint="eastAsia"/>
                <w:szCs w:val="21"/>
              </w:rPr>
            </w:pPr>
            <w:r>
              <w:rPr>
                <w:rFonts w:ascii="宋体" w:eastAsia="宋体" w:hAnsi="宋体" w:hint="eastAsia"/>
                <w:szCs w:val="21"/>
              </w:rPr>
              <w:t>注册时间</w:t>
            </w:r>
          </w:p>
        </w:tc>
        <w:tc>
          <w:tcPr>
            <w:tcW w:w="2611" w:type="dxa"/>
          </w:tcPr>
          <w:p w14:paraId="7421F726" w14:textId="014FADBF" w:rsidR="00055DB3" w:rsidRDefault="00055DB3">
            <w:pPr>
              <w:spacing w:line="360" w:lineRule="auto"/>
              <w:jc w:val="center"/>
              <w:rPr>
                <w:rFonts w:ascii="宋体" w:eastAsia="宋体" w:hAnsi="宋体" w:hint="eastAsia"/>
                <w:szCs w:val="21"/>
              </w:rPr>
            </w:pPr>
            <w:r>
              <w:rPr>
                <w:rFonts w:ascii="宋体" w:eastAsia="宋体" w:hAnsi="宋体"/>
                <w:szCs w:val="21"/>
              </w:rPr>
              <w:t>Register</w:t>
            </w:r>
            <w:r>
              <w:rPr>
                <w:rFonts w:ascii="宋体" w:eastAsia="宋体" w:hAnsi="宋体" w:hint="eastAsia"/>
                <w:szCs w:val="21"/>
              </w:rPr>
              <w:t>Time</w:t>
            </w:r>
          </w:p>
        </w:tc>
        <w:tc>
          <w:tcPr>
            <w:tcW w:w="1766" w:type="dxa"/>
          </w:tcPr>
          <w:p w14:paraId="561362E4" w14:textId="05E16EC7" w:rsidR="00055DB3" w:rsidRDefault="00055DB3">
            <w:pPr>
              <w:spacing w:line="360" w:lineRule="auto"/>
              <w:jc w:val="center"/>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r w:rsidR="0016757D" w14:paraId="15D037D8" w14:textId="77777777">
        <w:trPr>
          <w:trHeight w:val="90"/>
          <w:jc w:val="center"/>
        </w:trPr>
        <w:tc>
          <w:tcPr>
            <w:tcW w:w="2067" w:type="dxa"/>
          </w:tcPr>
          <w:p w14:paraId="0A6E025B" w14:textId="035C5787" w:rsidR="0016757D" w:rsidRDefault="0016757D">
            <w:pPr>
              <w:spacing w:line="360" w:lineRule="auto"/>
              <w:jc w:val="center"/>
              <w:rPr>
                <w:rFonts w:ascii="宋体" w:eastAsia="宋体" w:hAnsi="宋体" w:hint="eastAsia"/>
                <w:szCs w:val="21"/>
              </w:rPr>
            </w:pPr>
            <w:r>
              <w:rPr>
                <w:rFonts w:ascii="宋体" w:eastAsia="宋体" w:hAnsi="宋体" w:hint="eastAsia"/>
                <w:szCs w:val="21"/>
              </w:rPr>
              <w:t>年龄</w:t>
            </w:r>
          </w:p>
        </w:tc>
        <w:tc>
          <w:tcPr>
            <w:tcW w:w="2611" w:type="dxa"/>
          </w:tcPr>
          <w:p w14:paraId="395D2630" w14:textId="123D83F5" w:rsidR="0016757D" w:rsidRDefault="0016757D">
            <w:pPr>
              <w:spacing w:line="360" w:lineRule="auto"/>
              <w:jc w:val="center"/>
              <w:rPr>
                <w:rFonts w:ascii="宋体" w:eastAsia="宋体" w:hAnsi="宋体" w:hint="eastAsia"/>
                <w:szCs w:val="21"/>
              </w:rPr>
            </w:pPr>
            <w:r>
              <w:rPr>
                <w:rFonts w:ascii="宋体" w:eastAsia="宋体" w:hAnsi="宋体" w:hint="eastAsia"/>
                <w:szCs w:val="21"/>
              </w:rPr>
              <w:t>Age</w:t>
            </w:r>
          </w:p>
        </w:tc>
        <w:tc>
          <w:tcPr>
            <w:tcW w:w="1766" w:type="dxa"/>
          </w:tcPr>
          <w:p w14:paraId="458EE411" w14:textId="54B5D23B" w:rsidR="0016757D" w:rsidRDefault="0016757D">
            <w:pPr>
              <w:spacing w:line="360" w:lineRule="auto"/>
              <w:jc w:val="center"/>
              <w:rPr>
                <w:rFonts w:ascii="宋体" w:eastAsia="宋体" w:hAnsi="宋体" w:hint="eastAsia"/>
                <w:szCs w:val="21"/>
              </w:rPr>
            </w:pPr>
            <w:r>
              <w:rPr>
                <w:rFonts w:ascii="宋体" w:eastAsia="宋体" w:hAnsi="宋体" w:hint="eastAsia"/>
                <w:szCs w:val="21"/>
              </w:rPr>
              <w:t>int</w:t>
            </w:r>
          </w:p>
        </w:tc>
      </w:tr>
      <w:tr w:rsidR="0016757D" w14:paraId="2C28C22F" w14:textId="77777777">
        <w:trPr>
          <w:trHeight w:val="90"/>
          <w:jc w:val="center"/>
        </w:trPr>
        <w:tc>
          <w:tcPr>
            <w:tcW w:w="2067" w:type="dxa"/>
          </w:tcPr>
          <w:p w14:paraId="54232A88" w14:textId="3DD30116" w:rsidR="0016757D" w:rsidRDefault="0016757D">
            <w:pPr>
              <w:spacing w:line="360" w:lineRule="auto"/>
              <w:jc w:val="center"/>
              <w:rPr>
                <w:rFonts w:ascii="宋体" w:eastAsia="宋体" w:hAnsi="宋体" w:hint="eastAsia"/>
                <w:szCs w:val="21"/>
              </w:rPr>
            </w:pPr>
            <w:r>
              <w:rPr>
                <w:rFonts w:ascii="宋体" w:eastAsia="宋体" w:hAnsi="宋体" w:hint="eastAsia"/>
                <w:szCs w:val="21"/>
              </w:rPr>
              <w:t>体重</w:t>
            </w:r>
          </w:p>
        </w:tc>
        <w:tc>
          <w:tcPr>
            <w:tcW w:w="2611" w:type="dxa"/>
          </w:tcPr>
          <w:p w14:paraId="64239765" w14:textId="1173AB35" w:rsidR="0016757D" w:rsidRDefault="00881194">
            <w:pPr>
              <w:spacing w:line="360" w:lineRule="auto"/>
              <w:jc w:val="center"/>
              <w:rPr>
                <w:rFonts w:ascii="宋体" w:eastAsia="宋体" w:hAnsi="宋体" w:hint="eastAsia"/>
                <w:szCs w:val="21"/>
              </w:rPr>
            </w:pPr>
            <w:r>
              <w:rPr>
                <w:rFonts w:ascii="宋体" w:eastAsia="宋体" w:hAnsi="宋体" w:hint="eastAsia"/>
                <w:szCs w:val="21"/>
              </w:rPr>
              <w:t>Weight</w:t>
            </w:r>
          </w:p>
        </w:tc>
        <w:tc>
          <w:tcPr>
            <w:tcW w:w="1766" w:type="dxa"/>
          </w:tcPr>
          <w:p w14:paraId="4473DE6D" w14:textId="409FEEFC" w:rsidR="0016757D" w:rsidRDefault="00881194">
            <w:pPr>
              <w:spacing w:line="360" w:lineRule="auto"/>
              <w:jc w:val="center"/>
              <w:rPr>
                <w:rFonts w:ascii="宋体" w:eastAsia="宋体" w:hAnsi="宋体" w:hint="eastAsia"/>
                <w:szCs w:val="21"/>
              </w:rPr>
            </w:pPr>
            <w:r>
              <w:rPr>
                <w:rFonts w:ascii="宋体" w:eastAsia="宋体" w:hAnsi="宋体" w:hint="eastAsia"/>
                <w:szCs w:val="21"/>
              </w:rPr>
              <w:t>float</w:t>
            </w:r>
          </w:p>
        </w:tc>
      </w:tr>
    </w:tbl>
    <w:p w14:paraId="205790CA" w14:textId="77777777" w:rsidR="00166560" w:rsidRDefault="00166560" w:rsidP="00166560">
      <w:pPr>
        <w:spacing w:line="360" w:lineRule="auto"/>
        <w:jc w:val="left"/>
        <w:rPr>
          <w:rFonts w:ascii="宋体" w:eastAsia="宋体" w:hAnsi="宋体" w:hint="eastAsia"/>
          <w:b/>
          <w:bCs/>
          <w:szCs w:val="21"/>
        </w:rPr>
      </w:pPr>
      <w:r>
        <w:rPr>
          <w:rFonts w:ascii="宋体" w:eastAsia="宋体" w:hAnsi="宋体"/>
          <w:b/>
          <w:bCs/>
          <w:szCs w:val="21"/>
        </w:rPr>
        <w:t>类名：</w:t>
      </w:r>
      <w:r w:rsidRPr="00595C49">
        <w:rPr>
          <w:rFonts w:ascii="宋体" w:eastAsia="宋体" w:hAnsi="宋体" w:hint="eastAsia"/>
          <w:b/>
          <w:bCs/>
          <w:szCs w:val="21"/>
        </w:rPr>
        <w:t>SportsEvent（运动项目类）</w:t>
      </w:r>
    </w:p>
    <w:p w14:paraId="5A5A5B4A" w14:textId="77777777" w:rsidR="00166560" w:rsidRDefault="00166560" w:rsidP="00166560">
      <w:pPr>
        <w:spacing w:line="360" w:lineRule="auto"/>
        <w:jc w:val="left"/>
        <w:rPr>
          <w:rFonts w:ascii="宋体" w:eastAsia="宋体" w:hAnsi="宋体" w:hint="eastAsia"/>
          <w:b/>
          <w:bCs/>
          <w:szCs w:val="21"/>
        </w:rPr>
      </w:pPr>
      <w:r>
        <w:rPr>
          <w:rFonts w:ascii="宋体" w:eastAsia="宋体" w:hAnsi="宋体"/>
          <w:b/>
          <w:bCs/>
          <w:szCs w:val="21"/>
        </w:rPr>
        <w:t xml:space="preserve"> 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5</w:t>
      </w:r>
      <w:r>
        <w:rPr>
          <w:rFonts w:ascii="宋体" w:eastAsia="宋体" w:hAnsi="宋体"/>
          <w:b/>
          <w:bCs/>
          <w:szCs w:val="21"/>
        </w:rPr>
        <w:t>所示：</w:t>
      </w:r>
    </w:p>
    <w:p w14:paraId="576D11C7" w14:textId="77777777" w:rsidR="00166560" w:rsidRDefault="00166560" w:rsidP="0016656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r>
        <w:rPr>
          <w:rFonts w:ascii="宋体" w:eastAsia="宋体" w:hAnsi="宋体" w:hint="eastAsia"/>
          <w:szCs w:val="21"/>
        </w:rPr>
        <w:t xml:space="preserve">5 </w:t>
      </w:r>
      <w:r w:rsidRPr="00595C49">
        <w:rPr>
          <w:rFonts w:ascii="宋体" w:eastAsia="宋体" w:hAnsi="宋体" w:hint="eastAsia"/>
          <w:szCs w:val="21"/>
        </w:rPr>
        <w:t>SportsEvent类属性表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521"/>
        <w:gridCol w:w="2091"/>
      </w:tblGrid>
      <w:tr w:rsidR="00166560" w14:paraId="443F43A9" w14:textId="77777777" w:rsidTr="00066C99">
        <w:trPr>
          <w:jc w:val="center"/>
        </w:trPr>
        <w:tc>
          <w:tcPr>
            <w:tcW w:w="1832" w:type="dxa"/>
          </w:tcPr>
          <w:p w14:paraId="0E4FEEB7" w14:textId="77777777" w:rsidR="00166560" w:rsidRDefault="00166560" w:rsidP="00066C99">
            <w:pPr>
              <w:spacing w:line="360" w:lineRule="auto"/>
              <w:jc w:val="center"/>
              <w:rPr>
                <w:rFonts w:ascii="宋体" w:eastAsia="宋体" w:hAnsi="宋体" w:hint="eastAsia"/>
                <w:szCs w:val="21"/>
              </w:rPr>
            </w:pPr>
            <w:r>
              <w:rPr>
                <w:rFonts w:ascii="宋体" w:eastAsia="宋体" w:hAnsi="宋体"/>
                <w:szCs w:val="21"/>
              </w:rPr>
              <w:lastRenderedPageBreak/>
              <w:t>中文名</w:t>
            </w:r>
          </w:p>
        </w:tc>
        <w:tc>
          <w:tcPr>
            <w:tcW w:w="2521" w:type="dxa"/>
          </w:tcPr>
          <w:p w14:paraId="2B8599C7" w14:textId="77777777" w:rsidR="00166560" w:rsidRDefault="00166560" w:rsidP="00066C99">
            <w:pPr>
              <w:spacing w:line="360" w:lineRule="auto"/>
              <w:jc w:val="center"/>
              <w:rPr>
                <w:rFonts w:ascii="宋体" w:eastAsia="宋体" w:hAnsi="宋体" w:hint="eastAsia"/>
                <w:szCs w:val="21"/>
              </w:rPr>
            </w:pPr>
            <w:r>
              <w:rPr>
                <w:rFonts w:ascii="宋体" w:eastAsia="宋体" w:hAnsi="宋体"/>
                <w:szCs w:val="21"/>
              </w:rPr>
              <w:t>英文名</w:t>
            </w:r>
          </w:p>
        </w:tc>
        <w:tc>
          <w:tcPr>
            <w:tcW w:w="2091" w:type="dxa"/>
          </w:tcPr>
          <w:p w14:paraId="3F694315" w14:textId="77777777" w:rsidR="00166560" w:rsidRDefault="00166560" w:rsidP="00066C99">
            <w:pPr>
              <w:spacing w:line="360" w:lineRule="auto"/>
              <w:jc w:val="center"/>
              <w:rPr>
                <w:rFonts w:ascii="宋体" w:eastAsia="宋体" w:hAnsi="宋体" w:hint="eastAsia"/>
                <w:szCs w:val="21"/>
              </w:rPr>
            </w:pPr>
            <w:r>
              <w:rPr>
                <w:rFonts w:ascii="宋体" w:eastAsia="宋体" w:hAnsi="宋体"/>
                <w:szCs w:val="21"/>
              </w:rPr>
              <w:t>数据类型</w:t>
            </w:r>
          </w:p>
        </w:tc>
      </w:tr>
      <w:tr w:rsidR="00166560" w14:paraId="1F210520" w14:textId="77777777" w:rsidTr="00066C99">
        <w:trPr>
          <w:jc w:val="center"/>
        </w:trPr>
        <w:tc>
          <w:tcPr>
            <w:tcW w:w="1832" w:type="dxa"/>
          </w:tcPr>
          <w:p w14:paraId="4A138BBA"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运动项目</w:t>
            </w:r>
            <w:r>
              <w:rPr>
                <w:rFonts w:ascii="宋体" w:eastAsia="宋体" w:hAnsi="宋体"/>
                <w:szCs w:val="21"/>
              </w:rPr>
              <w:t>ID</w:t>
            </w:r>
          </w:p>
        </w:tc>
        <w:tc>
          <w:tcPr>
            <w:tcW w:w="2521" w:type="dxa"/>
          </w:tcPr>
          <w:p w14:paraId="6AE43689"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Event</w:t>
            </w:r>
            <w:r>
              <w:rPr>
                <w:rFonts w:ascii="宋体" w:eastAsia="宋体" w:hAnsi="宋体"/>
                <w:szCs w:val="21"/>
              </w:rPr>
              <w:t>ID</w:t>
            </w:r>
          </w:p>
        </w:tc>
        <w:tc>
          <w:tcPr>
            <w:tcW w:w="2091" w:type="dxa"/>
          </w:tcPr>
          <w:p w14:paraId="500D090D"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int</w:t>
            </w:r>
          </w:p>
        </w:tc>
      </w:tr>
      <w:tr w:rsidR="00166560" w14:paraId="0618EE03" w14:textId="77777777" w:rsidTr="00066C99">
        <w:trPr>
          <w:jc w:val="center"/>
        </w:trPr>
        <w:tc>
          <w:tcPr>
            <w:tcW w:w="1832" w:type="dxa"/>
          </w:tcPr>
          <w:p w14:paraId="50CE6874"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项目名称</w:t>
            </w:r>
          </w:p>
        </w:tc>
        <w:tc>
          <w:tcPr>
            <w:tcW w:w="2521" w:type="dxa"/>
          </w:tcPr>
          <w:p w14:paraId="1989FD17"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SportName</w:t>
            </w:r>
          </w:p>
        </w:tc>
        <w:tc>
          <w:tcPr>
            <w:tcW w:w="2091" w:type="dxa"/>
          </w:tcPr>
          <w:p w14:paraId="5DBF11C0" w14:textId="77777777" w:rsidR="00166560" w:rsidRDefault="00166560" w:rsidP="00066C99">
            <w:pPr>
              <w:spacing w:line="360" w:lineRule="auto"/>
              <w:jc w:val="center"/>
              <w:rPr>
                <w:rFonts w:ascii="宋体" w:eastAsia="宋体" w:hAnsi="宋体" w:hint="eastAsia"/>
                <w:szCs w:val="21"/>
              </w:rPr>
            </w:pPr>
            <w:r>
              <w:rPr>
                <w:rFonts w:ascii="宋体" w:eastAsia="宋体" w:hAnsi="宋体"/>
                <w:szCs w:val="21"/>
              </w:rPr>
              <w:t>varchar</w:t>
            </w:r>
          </w:p>
        </w:tc>
      </w:tr>
      <w:tr w:rsidR="00166560" w14:paraId="277B4D8D" w14:textId="77777777" w:rsidTr="00066C99">
        <w:trPr>
          <w:jc w:val="center"/>
        </w:trPr>
        <w:tc>
          <w:tcPr>
            <w:tcW w:w="1832" w:type="dxa"/>
          </w:tcPr>
          <w:p w14:paraId="056F94DA"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平均消耗</w:t>
            </w:r>
          </w:p>
        </w:tc>
        <w:tc>
          <w:tcPr>
            <w:tcW w:w="2521" w:type="dxa"/>
          </w:tcPr>
          <w:p w14:paraId="24AE25AC"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AverageCalorie</w:t>
            </w:r>
          </w:p>
        </w:tc>
        <w:tc>
          <w:tcPr>
            <w:tcW w:w="2091" w:type="dxa"/>
          </w:tcPr>
          <w:p w14:paraId="47E7ECFC" w14:textId="77777777" w:rsidR="00166560" w:rsidRDefault="00166560" w:rsidP="00066C99">
            <w:pPr>
              <w:spacing w:line="360" w:lineRule="auto"/>
              <w:jc w:val="center"/>
              <w:rPr>
                <w:rFonts w:ascii="宋体" w:eastAsia="宋体" w:hAnsi="宋体" w:hint="eastAsia"/>
                <w:szCs w:val="21"/>
              </w:rPr>
            </w:pPr>
            <w:r>
              <w:rPr>
                <w:rFonts w:ascii="宋体" w:eastAsia="宋体" w:hAnsi="宋体" w:hint="eastAsia"/>
                <w:szCs w:val="21"/>
              </w:rPr>
              <w:t>int</w:t>
            </w:r>
          </w:p>
        </w:tc>
      </w:tr>
      <w:tr w:rsidR="00F702A9" w14:paraId="56133A1B" w14:textId="77777777" w:rsidTr="00066C99">
        <w:trPr>
          <w:jc w:val="center"/>
          <w:ins w:id="31" w:author="xf s" w:date="2025-11-14T12:47:00Z"/>
        </w:trPr>
        <w:tc>
          <w:tcPr>
            <w:tcW w:w="1832" w:type="dxa"/>
          </w:tcPr>
          <w:p w14:paraId="2242C83E" w14:textId="205A6659" w:rsidR="00F702A9" w:rsidRDefault="00F702A9" w:rsidP="00066C99">
            <w:pPr>
              <w:spacing w:line="360" w:lineRule="auto"/>
              <w:jc w:val="center"/>
              <w:rPr>
                <w:ins w:id="32" w:author="xf s" w:date="2025-11-14T12:47:00Z" w16du:dateUtc="2025-11-14T04:47:00Z"/>
                <w:rFonts w:ascii="宋体" w:eastAsia="宋体" w:hAnsi="宋体" w:hint="eastAsia"/>
                <w:szCs w:val="21"/>
              </w:rPr>
            </w:pPr>
            <w:ins w:id="33" w:author="xf s" w:date="2025-11-14T12:47:00Z" w16du:dateUtc="2025-11-14T04:47:00Z">
              <w:r>
                <w:rPr>
                  <w:rFonts w:ascii="宋体" w:eastAsia="宋体" w:hAnsi="宋体" w:hint="eastAsia"/>
                  <w:szCs w:val="21"/>
                </w:rPr>
                <w:t>计量单位</w:t>
              </w:r>
            </w:ins>
          </w:p>
        </w:tc>
        <w:tc>
          <w:tcPr>
            <w:tcW w:w="2521" w:type="dxa"/>
          </w:tcPr>
          <w:p w14:paraId="7708C8D6" w14:textId="513F5C88" w:rsidR="00F702A9" w:rsidRDefault="00F702A9" w:rsidP="00066C99">
            <w:pPr>
              <w:spacing w:line="360" w:lineRule="auto"/>
              <w:jc w:val="center"/>
              <w:rPr>
                <w:ins w:id="34" w:author="xf s" w:date="2025-11-14T12:47:00Z" w16du:dateUtc="2025-11-14T04:47:00Z"/>
                <w:rFonts w:ascii="宋体" w:eastAsia="宋体" w:hAnsi="宋体" w:hint="eastAsia"/>
                <w:szCs w:val="21"/>
              </w:rPr>
            </w:pPr>
            <w:ins w:id="35" w:author="xf s" w:date="2025-11-14T12:48:00Z" w16du:dateUtc="2025-11-14T04:48:00Z">
              <w:r>
                <w:rPr>
                  <w:rFonts w:ascii="宋体" w:eastAsia="宋体" w:hAnsi="宋体" w:hint="eastAsia"/>
                  <w:szCs w:val="21"/>
                </w:rPr>
                <w:t>M</w:t>
              </w:r>
            </w:ins>
            <w:ins w:id="36" w:author="xf s" w:date="2025-11-14T12:47:00Z">
              <w:r w:rsidRPr="00F702A9">
                <w:rPr>
                  <w:rFonts w:ascii="宋体" w:eastAsia="宋体" w:hAnsi="宋体"/>
                  <w:szCs w:val="21"/>
                </w:rPr>
                <w:t>odule</w:t>
              </w:r>
            </w:ins>
          </w:p>
        </w:tc>
        <w:tc>
          <w:tcPr>
            <w:tcW w:w="2091" w:type="dxa"/>
          </w:tcPr>
          <w:p w14:paraId="270DC38A" w14:textId="5237E05C" w:rsidR="00F702A9" w:rsidRDefault="00F702A9" w:rsidP="00066C99">
            <w:pPr>
              <w:spacing w:line="360" w:lineRule="auto"/>
              <w:jc w:val="center"/>
              <w:rPr>
                <w:ins w:id="37" w:author="xf s" w:date="2025-11-14T12:47:00Z" w16du:dateUtc="2025-11-14T04:47:00Z"/>
                <w:rFonts w:ascii="宋体" w:eastAsia="宋体" w:hAnsi="宋体" w:hint="eastAsia"/>
                <w:szCs w:val="21"/>
              </w:rPr>
            </w:pPr>
            <w:ins w:id="38" w:author="xf s" w:date="2025-11-14T12:47:00Z" w16du:dateUtc="2025-11-14T04:47:00Z">
              <w:r>
                <w:rPr>
                  <w:rFonts w:ascii="宋体" w:eastAsia="宋体" w:hAnsi="宋体" w:hint="eastAsia"/>
                  <w:szCs w:val="21"/>
                </w:rPr>
                <w:t>varchar</w:t>
              </w:r>
            </w:ins>
          </w:p>
        </w:tc>
      </w:tr>
    </w:tbl>
    <w:p w14:paraId="54994504" w14:textId="77777777" w:rsidR="00C27F6C" w:rsidRDefault="00C27F6C">
      <w:pPr>
        <w:spacing w:line="360" w:lineRule="auto"/>
        <w:rPr>
          <w:rFonts w:ascii="宋体" w:eastAsia="宋体" w:hAnsi="宋体" w:hint="eastAsia"/>
          <w:szCs w:val="21"/>
        </w:rPr>
      </w:pPr>
    </w:p>
    <w:p w14:paraId="16F999E0" w14:textId="1F8A7E91"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595C49" w:rsidRPr="00595C49">
        <w:rPr>
          <w:rFonts w:ascii="宋体" w:eastAsia="宋体" w:hAnsi="宋体" w:hint="eastAsia"/>
          <w:b/>
          <w:bCs/>
          <w:szCs w:val="21"/>
        </w:rPr>
        <w:t>ExerciseRecord（打卡记录类）</w:t>
      </w:r>
    </w:p>
    <w:p w14:paraId="0090DDAD" w14:textId="1CD2F27B"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w:t>
      </w:r>
      <w:r w:rsidR="00595C49">
        <w:rPr>
          <w:rFonts w:ascii="宋体" w:eastAsia="宋体" w:hAnsi="宋体" w:hint="eastAsia"/>
          <w:b/>
          <w:bCs/>
          <w:szCs w:val="21"/>
        </w:rPr>
        <w:t>4</w:t>
      </w:r>
      <w:r>
        <w:rPr>
          <w:rFonts w:ascii="宋体" w:eastAsia="宋体" w:hAnsi="宋体" w:hint="eastAsia"/>
          <w:b/>
          <w:bCs/>
          <w:szCs w:val="21"/>
        </w:rPr>
        <w:t>所示：</w:t>
      </w:r>
    </w:p>
    <w:p w14:paraId="5094EB45" w14:textId="6263FD83" w:rsidR="00C27F6C"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.1.</w:t>
      </w:r>
      <w:r w:rsidR="00595C49">
        <w:rPr>
          <w:rFonts w:ascii="宋体" w:eastAsia="宋体" w:hAnsi="宋体" w:hint="eastAsia"/>
          <w:szCs w:val="21"/>
        </w:rPr>
        <w:t>4</w:t>
      </w:r>
      <w:r>
        <w:rPr>
          <w:rFonts w:ascii="宋体" w:eastAsia="宋体" w:hAnsi="宋体"/>
          <w:szCs w:val="21"/>
        </w:rPr>
        <w:t xml:space="preserve"> </w:t>
      </w:r>
      <w:r w:rsidR="00595C49" w:rsidRPr="00595C49">
        <w:rPr>
          <w:rFonts w:ascii="宋体" w:eastAsia="宋体" w:hAnsi="宋体" w:hint="eastAsia"/>
          <w:szCs w:val="21"/>
        </w:rPr>
        <w:t>ExerciseRecord类属性表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766"/>
        <w:gridCol w:w="2268"/>
      </w:tblGrid>
      <w:tr w:rsidR="00595C49" w14:paraId="04125967" w14:textId="77777777" w:rsidTr="00925180">
        <w:trPr>
          <w:jc w:val="center"/>
        </w:trPr>
        <w:tc>
          <w:tcPr>
            <w:tcW w:w="1832" w:type="dxa"/>
          </w:tcPr>
          <w:p w14:paraId="7C12A376" w14:textId="5584BDA7" w:rsidR="00595C49" w:rsidRDefault="00595C49" w:rsidP="00595C49">
            <w:pPr>
              <w:spacing w:line="360" w:lineRule="auto"/>
              <w:jc w:val="center"/>
              <w:rPr>
                <w:rFonts w:ascii="宋体" w:eastAsia="宋体" w:hAnsi="宋体" w:hint="eastAsia"/>
                <w:szCs w:val="21"/>
              </w:rPr>
            </w:pPr>
            <w:r>
              <w:rPr>
                <w:rFonts w:ascii="宋体" w:eastAsia="宋体" w:hAnsi="宋体"/>
                <w:szCs w:val="21"/>
              </w:rPr>
              <w:t>中文名</w:t>
            </w:r>
          </w:p>
        </w:tc>
        <w:tc>
          <w:tcPr>
            <w:tcW w:w="2766" w:type="dxa"/>
          </w:tcPr>
          <w:p w14:paraId="7215D2A9" w14:textId="422B6C23" w:rsidR="00595C49" w:rsidRDefault="00595C49" w:rsidP="00595C49">
            <w:pPr>
              <w:spacing w:line="360" w:lineRule="auto"/>
              <w:jc w:val="center"/>
              <w:rPr>
                <w:rFonts w:ascii="宋体" w:eastAsia="宋体" w:hAnsi="宋体" w:hint="eastAsia"/>
                <w:szCs w:val="21"/>
              </w:rPr>
            </w:pPr>
            <w:r>
              <w:rPr>
                <w:rFonts w:ascii="宋体" w:eastAsia="宋体" w:hAnsi="宋体"/>
                <w:szCs w:val="21"/>
              </w:rPr>
              <w:t>英文名</w:t>
            </w:r>
          </w:p>
        </w:tc>
        <w:tc>
          <w:tcPr>
            <w:tcW w:w="2268" w:type="dxa"/>
          </w:tcPr>
          <w:p w14:paraId="4A3F93B5" w14:textId="34EAF659" w:rsidR="00595C49" w:rsidRDefault="00595C49" w:rsidP="00595C49">
            <w:pPr>
              <w:spacing w:line="360" w:lineRule="auto"/>
              <w:jc w:val="center"/>
              <w:rPr>
                <w:rFonts w:ascii="宋体" w:eastAsia="宋体" w:hAnsi="宋体" w:hint="eastAsia"/>
                <w:szCs w:val="21"/>
              </w:rPr>
            </w:pPr>
            <w:r>
              <w:rPr>
                <w:rFonts w:ascii="宋体" w:eastAsia="宋体" w:hAnsi="宋体"/>
                <w:szCs w:val="21"/>
              </w:rPr>
              <w:t>数据类型</w:t>
            </w:r>
          </w:p>
        </w:tc>
      </w:tr>
      <w:tr w:rsidR="00595C49" w14:paraId="7AE18F5D" w14:textId="77777777" w:rsidTr="00925180">
        <w:trPr>
          <w:trHeight w:val="90"/>
          <w:jc w:val="center"/>
        </w:trPr>
        <w:tc>
          <w:tcPr>
            <w:tcW w:w="1832" w:type="dxa"/>
          </w:tcPr>
          <w:p w14:paraId="4EFC854E" w14:textId="63D30B09"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打卡记录</w:t>
            </w:r>
            <w:r>
              <w:rPr>
                <w:rFonts w:ascii="宋体" w:eastAsia="宋体" w:hAnsi="宋体"/>
                <w:szCs w:val="21"/>
              </w:rPr>
              <w:t>ID</w:t>
            </w:r>
          </w:p>
        </w:tc>
        <w:tc>
          <w:tcPr>
            <w:tcW w:w="2766" w:type="dxa"/>
          </w:tcPr>
          <w:p w14:paraId="4892E6B7" w14:textId="7227D09D"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Record</w:t>
            </w:r>
            <w:r>
              <w:rPr>
                <w:rFonts w:ascii="宋体" w:eastAsia="宋体" w:hAnsi="宋体"/>
                <w:szCs w:val="21"/>
              </w:rPr>
              <w:t>ID</w:t>
            </w:r>
          </w:p>
        </w:tc>
        <w:tc>
          <w:tcPr>
            <w:tcW w:w="2268" w:type="dxa"/>
          </w:tcPr>
          <w:p w14:paraId="46A9CB1A" w14:textId="178DE40D"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int</w:t>
            </w:r>
          </w:p>
        </w:tc>
      </w:tr>
      <w:tr w:rsidR="00595C49" w14:paraId="35A86B35" w14:textId="77777777" w:rsidTr="00925180">
        <w:trPr>
          <w:trHeight w:val="90"/>
          <w:jc w:val="center"/>
        </w:trPr>
        <w:tc>
          <w:tcPr>
            <w:tcW w:w="1832" w:type="dxa"/>
          </w:tcPr>
          <w:p w14:paraId="3A45EAB5" w14:textId="782E438A"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用户ID</w:t>
            </w:r>
          </w:p>
        </w:tc>
        <w:tc>
          <w:tcPr>
            <w:tcW w:w="2766" w:type="dxa"/>
          </w:tcPr>
          <w:p w14:paraId="2749E86A" w14:textId="77A5BDF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UserID</w:t>
            </w:r>
          </w:p>
        </w:tc>
        <w:tc>
          <w:tcPr>
            <w:tcW w:w="2268" w:type="dxa"/>
          </w:tcPr>
          <w:p w14:paraId="5965E8FF" w14:textId="3C665CBE" w:rsidR="00595C49" w:rsidRDefault="00595C49" w:rsidP="00595C49">
            <w:pPr>
              <w:spacing w:line="360" w:lineRule="auto"/>
              <w:jc w:val="center"/>
              <w:rPr>
                <w:rFonts w:ascii="宋体" w:eastAsia="宋体" w:hAnsi="宋体" w:hint="eastAsia"/>
                <w:szCs w:val="21"/>
              </w:rPr>
            </w:pPr>
            <w:r>
              <w:rPr>
                <w:rFonts w:ascii="宋体" w:eastAsia="宋体" w:hAnsi="宋体"/>
                <w:szCs w:val="21"/>
              </w:rPr>
              <w:t>varchar</w:t>
            </w:r>
          </w:p>
        </w:tc>
      </w:tr>
      <w:tr w:rsidR="00595C49" w14:paraId="5FAFF28C" w14:textId="77777777" w:rsidTr="00925180">
        <w:trPr>
          <w:trHeight w:val="90"/>
          <w:jc w:val="center"/>
        </w:trPr>
        <w:tc>
          <w:tcPr>
            <w:tcW w:w="1832" w:type="dxa"/>
          </w:tcPr>
          <w:p w14:paraId="1925B1AA" w14:textId="3D5F1931"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运动日期</w:t>
            </w:r>
          </w:p>
        </w:tc>
        <w:tc>
          <w:tcPr>
            <w:tcW w:w="2766" w:type="dxa"/>
          </w:tcPr>
          <w:p w14:paraId="561D7F54" w14:textId="7B00C8D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SportsDate</w:t>
            </w:r>
          </w:p>
        </w:tc>
        <w:tc>
          <w:tcPr>
            <w:tcW w:w="2268" w:type="dxa"/>
          </w:tcPr>
          <w:p w14:paraId="44AA98AD" w14:textId="15706B1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datetime</w:t>
            </w:r>
          </w:p>
        </w:tc>
      </w:tr>
      <w:tr w:rsidR="00595C49" w14:paraId="0AB6A27B" w14:textId="77777777" w:rsidTr="00925180">
        <w:trPr>
          <w:trHeight w:val="90"/>
          <w:jc w:val="center"/>
        </w:trPr>
        <w:tc>
          <w:tcPr>
            <w:tcW w:w="1832" w:type="dxa"/>
          </w:tcPr>
          <w:p w14:paraId="7BF8CC8F" w14:textId="2871D201" w:rsidR="00595C49" w:rsidRDefault="00595C49" w:rsidP="00595C49">
            <w:pPr>
              <w:spacing w:line="360" w:lineRule="auto"/>
              <w:jc w:val="center"/>
              <w:rPr>
                <w:rFonts w:ascii="宋体" w:eastAsia="宋体" w:hAnsi="宋体" w:hint="eastAsia"/>
                <w:szCs w:val="21"/>
              </w:rPr>
            </w:pPr>
            <w:del w:id="39" w:author="毛毛妈" w:date="2025-11-11T19:31:00Z" w16du:dateUtc="2025-11-11T11:31:00Z">
              <w:r w:rsidDel="00166560">
                <w:rPr>
                  <w:rFonts w:ascii="宋体" w:eastAsia="宋体" w:hAnsi="宋体" w:hint="eastAsia"/>
                  <w:szCs w:val="21"/>
                </w:rPr>
                <w:delText>运动</w:delText>
              </w:r>
            </w:del>
            <w:r>
              <w:rPr>
                <w:rFonts w:ascii="宋体" w:eastAsia="宋体" w:hAnsi="宋体" w:hint="eastAsia"/>
                <w:szCs w:val="21"/>
              </w:rPr>
              <w:t>项目</w:t>
            </w:r>
            <w:ins w:id="40" w:author="毛毛妈" w:date="2025-11-11T19:31:00Z" w16du:dateUtc="2025-11-11T11:31:00Z">
              <w:r w:rsidR="00166560">
                <w:rPr>
                  <w:rFonts w:ascii="宋体" w:eastAsia="宋体" w:hAnsi="宋体" w:hint="eastAsia"/>
                  <w:szCs w:val="21"/>
                </w:rPr>
                <w:t>名称</w:t>
              </w:r>
            </w:ins>
          </w:p>
        </w:tc>
        <w:tc>
          <w:tcPr>
            <w:tcW w:w="2766" w:type="dxa"/>
          </w:tcPr>
          <w:p w14:paraId="12CC72C7" w14:textId="00D87571"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SportsEvent</w:t>
            </w:r>
          </w:p>
        </w:tc>
        <w:tc>
          <w:tcPr>
            <w:tcW w:w="2268" w:type="dxa"/>
          </w:tcPr>
          <w:p w14:paraId="485BF444" w14:textId="26092B96" w:rsidR="00595C49" w:rsidRDefault="000774AB" w:rsidP="00595C49">
            <w:pPr>
              <w:spacing w:line="360" w:lineRule="auto"/>
              <w:jc w:val="center"/>
              <w:rPr>
                <w:rFonts w:ascii="宋体" w:eastAsia="宋体" w:hAnsi="宋体" w:hint="eastAsia"/>
                <w:szCs w:val="21"/>
              </w:rPr>
            </w:pPr>
            <w:ins w:id="41" w:author="xf s" w:date="2025-11-13T18:40:00Z" w16du:dateUtc="2025-11-13T10:40:00Z">
              <w:r>
                <w:rPr>
                  <w:rFonts w:ascii="宋体" w:eastAsia="宋体" w:hAnsi="宋体"/>
                  <w:szCs w:val="21"/>
                </w:rPr>
                <w:t>varchar</w:t>
              </w:r>
            </w:ins>
            <w:commentRangeStart w:id="42"/>
            <w:del w:id="43" w:author="xf s" w:date="2025-11-13T18:40:00Z" w16du:dateUtc="2025-11-13T10:40:00Z">
              <w:r w:rsidR="00595C49" w:rsidDel="000774AB">
                <w:rPr>
                  <w:rFonts w:ascii="宋体" w:eastAsia="宋体" w:hAnsi="宋体" w:hint="eastAsia"/>
                  <w:szCs w:val="21"/>
                </w:rPr>
                <w:delText>class</w:delText>
              </w:r>
              <w:commentRangeEnd w:id="42"/>
              <w:r w:rsidR="00166560" w:rsidDel="000774AB">
                <w:rPr>
                  <w:rStyle w:val="af"/>
                </w:rPr>
                <w:commentReference w:id="42"/>
              </w:r>
            </w:del>
          </w:p>
        </w:tc>
      </w:tr>
      <w:tr w:rsidR="00166560" w14:paraId="211F3CD2" w14:textId="77777777" w:rsidTr="00925180">
        <w:trPr>
          <w:trHeight w:val="90"/>
          <w:jc w:val="center"/>
          <w:ins w:id="44" w:author="毛毛妈" w:date="2025-11-11T19:31:00Z"/>
        </w:trPr>
        <w:tc>
          <w:tcPr>
            <w:tcW w:w="1832" w:type="dxa"/>
          </w:tcPr>
          <w:p w14:paraId="439143F8" w14:textId="525C1D9B" w:rsidR="00166560" w:rsidRDefault="00166560" w:rsidP="00166560">
            <w:pPr>
              <w:spacing w:line="360" w:lineRule="auto"/>
              <w:jc w:val="center"/>
              <w:rPr>
                <w:ins w:id="45" w:author="毛毛妈" w:date="2025-11-11T19:31:00Z" w16du:dateUtc="2025-11-11T11:31:00Z"/>
                <w:rFonts w:ascii="宋体" w:eastAsia="宋体" w:hAnsi="宋体" w:hint="eastAsia"/>
                <w:szCs w:val="21"/>
              </w:rPr>
            </w:pPr>
            <w:ins w:id="46" w:author="毛毛妈" w:date="2025-11-11T19:31:00Z" w16du:dateUtc="2025-11-11T11:31:00Z">
              <w:r>
                <w:rPr>
                  <w:rFonts w:ascii="宋体" w:eastAsia="宋体" w:hAnsi="宋体" w:hint="eastAsia"/>
                  <w:szCs w:val="21"/>
                </w:rPr>
                <w:t>运动项目</w:t>
              </w:r>
              <w:r>
                <w:rPr>
                  <w:rFonts w:ascii="宋体" w:eastAsia="宋体" w:hAnsi="宋体"/>
                  <w:szCs w:val="21"/>
                </w:rPr>
                <w:t>ID</w:t>
              </w:r>
            </w:ins>
          </w:p>
        </w:tc>
        <w:tc>
          <w:tcPr>
            <w:tcW w:w="2766" w:type="dxa"/>
          </w:tcPr>
          <w:p w14:paraId="36E95491" w14:textId="32E8A0D2" w:rsidR="00166560" w:rsidRDefault="00166560" w:rsidP="00166560">
            <w:pPr>
              <w:spacing w:line="360" w:lineRule="auto"/>
              <w:jc w:val="center"/>
              <w:rPr>
                <w:ins w:id="47" w:author="毛毛妈" w:date="2025-11-11T19:31:00Z" w16du:dateUtc="2025-11-11T11:31:00Z"/>
                <w:rFonts w:ascii="宋体" w:eastAsia="宋体" w:hAnsi="宋体" w:hint="eastAsia"/>
                <w:szCs w:val="21"/>
              </w:rPr>
            </w:pPr>
            <w:ins w:id="48" w:author="毛毛妈" w:date="2025-11-11T19:31:00Z" w16du:dateUtc="2025-11-11T11:31:00Z">
              <w:r>
                <w:rPr>
                  <w:rFonts w:ascii="宋体" w:eastAsia="宋体" w:hAnsi="宋体" w:hint="eastAsia"/>
                  <w:szCs w:val="21"/>
                </w:rPr>
                <w:t>Event</w:t>
              </w:r>
              <w:r>
                <w:rPr>
                  <w:rFonts w:ascii="宋体" w:eastAsia="宋体" w:hAnsi="宋体"/>
                  <w:szCs w:val="21"/>
                </w:rPr>
                <w:t>ID</w:t>
              </w:r>
            </w:ins>
          </w:p>
        </w:tc>
        <w:tc>
          <w:tcPr>
            <w:tcW w:w="2268" w:type="dxa"/>
          </w:tcPr>
          <w:p w14:paraId="305DFF7D" w14:textId="25ED98C5" w:rsidR="00166560" w:rsidRDefault="000774AB" w:rsidP="00166560">
            <w:pPr>
              <w:spacing w:line="360" w:lineRule="auto"/>
              <w:jc w:val="center"/>
              <w:rPr>
                <w:ins w:id="49" w:author="毛毛妈" w:date="2025-11-11T19:31:00Z" w16du:dateUtc="2025-11-11T11:31:00Z"/>
                <w:rFonts w:ascii="宋体" w:eastAsia="宋体" w:hAnsi="宋体" w:hint="eastAsia"/>
                <w:szCs w:val="21"/>
              </w:rPr>
            </w:pPr>
            <w:ins w:id="50" w:author="xf s" w:date="2025-11-13T18:40:00Z" w16du:dateUtc="2025-11-13T10:40:00Z">
              <w:r>
                <w:rPr>
                  <w:rFonts w:ascii="宋体" w:eastAsia="宋体" w:hAnsi="宋体" w:hint="eastAsia"/>
                  <w:szCs w:val="21"/>
                </w:rPr>
                <w:t>int</w:t>
              </w:r>
            </w:ins>
          </w:p>
        </w:tc>
      </w:tr>
      <w:tr w:rsidR="00166560" w14:paraId="536B48C5" w14:textId="77777777" w:rsidTr="00925180">
        <w:trPr>
          <w:trHeight w:val="90"/>
          <w:jc w:val="center"/>
        </w:trPr>
        <w:tc>
          <w:tcPr>
            <w:tcW w:w="1832" w:type="dxa"/>
          </w:tcPr>
          <w:p w14:paraId="1B8410FE" w14:textId="36B830D1"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开始时间</w:t>
            </w:r>
          </w:p>
        </w:tc>
        <w:tc>
          <w:tcPr>
            <w:tcW w:w="2766" w:type="dxa"/>
          </w:tcPr>
          <w:p w14:paraId="348C9E9D" w14:textId="474A068B"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StartTime</w:t>
            </w:r>
          </w:p>
        </w:tc>
        <w:tc>
          <w:tcPr>
            <w:tcW w:w="2268" w:type="dxa"/>
          </w:tcPr>
          <w:p w14:paraId="11ADCBAC" w14:textId="1054B9CE"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datetime</w:t>
            </w:r>
          </w:p>
        </w:tc>
      </w:tr>
      <w:tr w:rsidR="00166560" w14:paraId="018198AE" w14:textId="77777777" w:rsidTr="00925180">
        <w:trPr>
          <w:trHeight w:val="90"/>
          <w:jc w:val="center"/>
        </w:trPr>
        <w:tc>
          <w:tcPr>
            <w:tcW w:w="1832" w:type="dxa"/>
          </w:tcPr>
          <w:p w14:paraId="55D38BC0" w14:textId="582BD44D"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结束时间</w:t>
            </w:r>
          </w:p>
        </w:tc>
        <w:tc>
          <w:tcPr>
            <w:tcW w:w="2766" w:type="dxa"/>
          </w:tcPr>
          <w:p w14:paraId="7F1A4C63" w14:textId="5664C8AE"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EndTime</w:t>
            </w:r>
          </w:p>
        </w:tc>
        <w:tc>
          <w:tcPr>
            <w:tcW w:w="2268" w:type="dxa"/>
          </w:tcPr>
          <w:p w14:paraId="2EF17E28" w14:textId="32E23424"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datetime</w:t>
            </w:r>
          </w:p>
        </w:tc>
      </w:tr>
      <w:tr w:rsidR="00166560" w14:paraId="6F36AF80" w14:textId="77777777" w:rsidTr="00925180">
        <w:trPr>
          <w:trHeight w:val="90"/>
          <w:jc w:val="center"/>
        </w:trPr>
        <w:tc>
          <w:tcPr>
            <w:tcW w:w="1832" w:type="dxa"/>
          </w:tcPr>
          <w:p w14:paraId="63CAFE03" w14:textId="619C95BD"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运动时长</w:t>
            </w:r>
          </w:p>
        </w:tc>
        <w:tc>
          <w:tcPr>
            <w:tcW w:w="2766" w:type="dxa"/>
          </w:tcPr>
          <w:p w14:paraId="7D7F98C5" w14:textId="7F1EB2B4"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ExerciseDuration</w:t>
            </w:r>
          </w:p>
        </w:tc>
        <w:tc>
          <w:tcPr>
            <w:tcW w:w="2268" w:type="dxa"/>
          </w:tcPr>
          <w:p w14:paraId="2314C783" w14:textId="2BEF6951"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int</w:t>
            </w:r>
          </w:p>
        </w:tc>
      </w:tr>
      <w:tr w:rsidR="00166560" w:rsidRPr="00166560" w14:paraId="5E6121BD" w14:textId="77777777" w:rsidTr="00925180">
        <w:trPr>
          <w:trHeight w:val="90"/>
          <w:jc w:val="center"/>
        </w:trPr>
        <w:tc>
          <w:tcPr>
            <w:tcW w:w="1832" w:type="dxa"/>
          </w:tcPr>
          <w:p w14:paraId="1FF7A335" w14:textId="3AC22FB8"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运动量</w:t>
            </w:r>
          </w:p>
        </w:tc>
        <w:tc>
          <w:tcPr>
            <w:tcW w:w="2766" w:type="dxa"/>
          </w:tcPr>
          <w:p w14:paraId="7A3CFCB2" w14:textId="06EEA66F"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ExerciseAmount</w:t>
            </w:r>
          </w:p>
        </w:tc>
        <w:tc>
          <w:tcPr>
            <w:tcW w:w="2268" w:type="dxa"/>
          </w:tcPr>
          <w:p w14:paraId="10B72DB5" w14:textId="45FC28AF"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float</w:t>
            </w:r>
            <w:commentRangeStart w:id="51"/>
            <w:commentRangeStart w:id="52"/>
            <w:commentRangeStart w:id="53"/>
            <w:commentRangeStart w:id="54"/>
            <w:commentRangeStart w:id="55"/>
            <w:ins w:id="56" w:author="xf s" w:date="2025-11-08T23:10:00Z" w16du:dateUtc="2025-11-08T15:10:00Z">
              <w:r>
                <w:rPr>
                  <w:rFonts w:ascii="宋体" w:eastAsia="宋体" w:hAnsi="宋体" w:hint="eastAsia"/>
                  <w:szCs w:val="21"/>
                </w:rPr>
                <w:t>（</w:t>
              </w:r>
            </w:ins>
            <w:ins w:id="57" w:author="xf s" w:date="2025-11-08T23:11:00Z" w16du:dateUtc="2025-11-08T15:11:00Z">
              <w:r>
                <w:rPr>
                  <w:rFonts w:ascii="宋体" w:eastAsia="宋体" w:hAnsi="宋体" w:hint="eastAsia"/>
                  <w:szCs w:val="21"/>
                </w:rPr>
                <w:t>运动的个数或距离，可用于计算卡路里消耗</w:t>
              </w:r>
            </w:ins>
            <w:ins w:id="58" w:author="xf s" w:date="2025-11-08T23:10:00Z" w16du:dateUtc="2025-11-08T15:10:00Z">
              <w:r>
                <w:rPr>
                  <w:rFonts w:ascii="宋体" w:eastAsia="宋体" w:hAnsi="宋体" w:hint="eastAsia"/>
                  <w:szCs w:val="21"/>
                </w:rPr>
                <w:t>）</w:t>
              </w:r>
            </w:ins>
            <w:commentRangeEnd w:id="51"/>
            <w:r>
              <w:rPr>
                <w:rStyle w:val="af"/>
              </w:rPr>
              <w:commentReference w:id="51"/>
            </w:r>
            <w:commentRangeEnd w:id="52"/>
            <w:r w:rsidR="003C75D5">
              <w:rPr>
                <w:rStyle w:val="af"/>
              </w:rPr>
              <w:commentReference w:id="52"/>
            </w:r>
            <w:commentRangeEnd w:id="53"/>
            <w:r w:rsidR="00DF6488">
              <w:rPr>
                <w:rStyle w:val="af"/>
              </w:rPr>
              <w:commentReference w:id="53"/>
            </w:r>
            <w:commentRangeEnd w:id="54"/>
            <w:r w:rsidR="00F702A9">
              <w:rPr>
                <w:rStyle w:val="af"/>
              </w:rPr>
              <w:commentReference w:id="54"/>
            </w:r>
            <w:commentRangeEnd w:id="55"/>
            <w:r w:rsidR="007F36D9">
              <w:rPr>
                <w:rStyle w:val="af"/>
              </w:rPr>
              <w:commentReference w:id="55"/>
            </w:r>
          </w:p>
        </w:tc>
      </w:tr>
      <w:tr w:rsidR="00166560" w14:paraId="535F6035" w14:textId="77777777" w:rsidTr="00925180">
        <w:trPr>
          <w:trHeight w:val="90"/>
          <w:jc w:val="center"/>
        </w:trPr>
        <w:tc>
          <w:tcPr>
            <w:tcW w:w="1832" w:type="dxa"/>
          </w:tcPr>
          <w:p w14:paraId="4F583736" w14:textId="0AFECE84"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卡路里消耗</w:t>
            </w:r>
          </w:p>
        </w:tc>
        <w:tc>
          <w:tcPr>
            <w:tcW w:w="2766" w:type="dxa"/>
          </w:tcPr>
          <w:p w14:paraId="064AED82" w14:textId="3A9F6585"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Calorie</w:t>
            </w:r>
          </w:p>
        </w:tc>
        <w:tc>
          <w:tcPr>
            <w:tcW w:w="2268" w:type="dxa"/>
          </w:tcPr>
          <w:p w14:paraId="0386545F" w14:textId="60E4A1E9" w:rsidR="00166560" w:rsidRDefault="00166560" w:rsidP="00166560">
            <w:pPr>
              <w:spacing w:line="360" w:lineRule="auto"/>
              <w:jc w:val="center"/>
              <w:rPr>
                <w:rFonts w:ascii="宋体" w:eastAsia="宋体" w:hAnsi="宋体" w:hint="eastAsia"/>
                <w:szCs w:val="21"/>
              </w:rPr>
            </w:pPr>
            <w:r>
              <w:rPr>
                <w:rFonts w:ascii="宋体" w:eastAsia="宋体" w:hAnsi="宋体" w:hint="eastAsia"/>
                <w:szCs w:val="21"/>
              </w:rPr>
              <w:t>int</w:t>
            </w:r>
          </w:p>
        </w:tc>
      </w:tr>
      <w:tr w:rsidR="00F702A9" w14:paraId="748336D1" w14:textId="77777777" w:rsidTr="00925180">
        <w:trPr>
          <w:trHeight w:val="90"/>
          <w:jc w:val="center"/>
          <w:ins w:id="59" w:author="xf s" w:date="2025-11-14T12:48:00Z"/>
        </w:trPr>
        <w:tc>
          <w:tcPr>
            <w:tcW w:w="1832" w:type="dxa"/>
          </w:tcPr>
          <w:p w14:paraId="51F05080" w14:textId="484C5214" w:rsidR="00F702A9" w:rsidRDefault="00F702A9" w:rsidP="00F702A9">
            <w:pPr>
              <w:spacing w:line="360" w:lineRule="auto"/>
              <w:jc w:val="center"/>
              <w:rPr>
                <w:ins w:id="60" w:author="xf s" w:date="2025-11-14T12:48:00Z" w16du:dateUtc="2025-11-14T04:48:00Z"/>
                <w:rFonts w:ascii="宋体" w:eastAsia="宋体" w:hAnsi="宋体" w:hint="eastAsia"/>
                <w:szCs w:val="21"/>
              </w:rPr>
            </w:pPr>
            <w:ins w:id="61" w:author="xf s" w:date="2025-11-14T12:48:00Z" w16du:dateUtc="2025-11-14T04:48:00Z">
              <w:del w:id="62" w:author="毛毛妈" w:date="2025-11-15T21:07:00Z" w16du:dateUtc="2025-11-15T13:07:00Z">
                <w:r w:rsidDel="007F36D9">
                  <w:rPr>
                    <w:rFonts w:ascii="宋体" w:eastAsia="宋体" w:hAnsi="宋体" w:hint="eastAsia"/>
                    <w:szCs w:val="21"/>
                  </w:rPr>
                  <w:delText>计量单位</w:delText>
                </w:r>
              </w:del>
            </w:ins>
          </w:p>
        </w:tc>
        <w:tc>
          <w:tcPr>
            <w:tcW w:w="2766" w:type="dxa"/>
          </w:tcPr>
          <w:p w14:paraId="0B4D126C" w14:textId="04D707A1" w:rsidR="00F702A9" w:rsidRDefault="00F702A9" w:rsidP="00F702A9">
            <w:pPr>
              <w:spacing w:line="360" w:lineRule="auto"/>
              <w:jc w:val="center"/>
              <w:rPr>
                <w:ins w:id="63" w:author="xf s" w:date="2025-11-14T12:48:00Z" w16du:dateUtc="2025-11-14T04:48:00Z"/>
                <w:rFonts w:ascii="宋体" w:eastAsia="宋体" w:hAnsi="宋体" w:hint="eastAsia"/>
                <w:szCs w:val="21"/>
              </w:rPr>
            </w:pPr>
            <w:ins w:id="64" w:author="xf s" w:date="2025-11-14T12:48:00Z" w16du:dateUtc="2025-11-14T04:48:00Z">
              <w:del w:id="65" w:author="毛毛妈" w:date="2025-11-15T21:07:00Z" w16du:dateUtc="2025-11-15T13:07:00Z">
                <w:r w:rsidDel="007F36D9">
                  <w:rPr>
                    <w:rFonts w:ascii="宋体" w:eastAsia="宋体" w:hAnsi="宋体" w:hint="eastAsia"/>
                    <w:szCs w:val="21"/>
                  </w:rPr>
                  <w:delText>M</w:delText>
                </w:r>
                <w:r w:rsidRPr="00F702A9" w:rsidDel="007F36D9">
                  <w:rPr>
                    <w:rFonts w:ascii="宋体" w:eastAsia="宋体" w:hAnsi="宋体"/>
                    <w:szCs w:val="21"/>
                  </w:rPr>
                  <w:delText>odule</w:delText>
                </w:r>
              </w:del>
            </w:ins>
          </w:p>
        </w:tc>
        <w:tc>
          <w:tcPr>
            <w:tcW w:w="2268" w:type="dxa"/>
          </w:tcPr>
          <w:p w14:paraId="26C87D7F" w14:textId="1A389FE6" w:rsidR="00F702A9" w:rsidRDefault="00F702A9" w:rsidP="00F702A9">
            <w:pPr>
              <w:spacing w:line="360" w:lineRule="auto"/>
              <w:jc w:val="center"/>
              <w:rPr>
                <w:ins w:id="66" w:author="xf s" w:date="2025-11-14T12:48:00Z" w16du:dateUtc="2025-11-14T04:48:00Z"/>
                <w:rFonts w:ascii="宋体" w:eastAsia="宋体" w:hAnsi="宋体" w:hint="eastAsia"/>
                <w:szCs w:val="21"/>
              </w:rPr>
            </w:pPr>
            <w:ins w:id="67" w:author="xf s" w:date="2025-11-14T12:48:00Z" w16du:dateUtc="2025-11-14T04:48:00Z">
              <w:del w:id="68" w:author="毛毛妈" w:date="2025-11-15T21:07:00Z" w16du:dateUtc="2025-11-15T13:07:00Z">
                <w:r w:rsidDel="007F36D9">
                  <w:rPr>
                    <w:rFonts w:ascii="宋体" w:eastAsia="宋体" w:hAnsi="宋体" w:hint="eastAsia"/>
                    <w:szCs w:val="21"/>
                  </w:rPr>
                  <w:delText>varchar</w:delText>
                </w:r>
              </w:del>
            </w:ins>
          </w:p>
        </w:tc>
      </w:tr>
    </w:tbl>
    <w:p w14:paraId="0F6922EE" w14:textId="77777777" w:rsidR="00C27F6C" w:rsidRDefault="00C27F6C">
      <w:pPr>
        <w:spacing w:line="360" w:lineRule="auto"/>
        <w:rPr>
          <w:rFonts w:ascii="宋体" w:eastAsia="宋体" w:hAnsi="宋体" w:hint="eastAsia"/>
          <w:szCs w:val="21"/>
        </w:rPr>
      </w:pPr>
    </w:p>
    <w:p w14:paraId="2031579F" w14:textId="77777777" w:rsidR="00C27F6C" w:rsidRDefault="00C27F6C" w:rsidP="00595C49">
      <w:pPr>
        <w:spacing w:line="360" w:lineRule="auto"/>
        <w:rPr>
          <w:rFonts w:ascii="宋体" w:eastAsia="宋体" w:hAnsi="宋体" w:hint="eastAsia"/>
          <w:szCs w:val="21"/>
        </w:rPr>
      </w:pPr>
    </w:p>
    <w:p w14:paraId="1FFB3FC3" w14:textId="3CA3DC9A"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595C49" w:rsidRPr="00595C49">
        <w:rPr>
          <w:rFonts w:ascii="宋体" w:eastAsia="宋体" w:hAnsi="宋体" w:hint="eastAsia"/>
          <w:b/>
          <w:bCs/>
          <w:szCs w:val="21"/>
        </w:rPr>
        <w:t>TrainingPlan（训练计划类）</w:t>
      </w:r>
    </w:p>
    <w:p w14:paraId="04C9DCE2"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rPr>
        <w:t>6所示：</w:t>
      </w:r>
    </w:p>
    <w:p w14:paraId="4F2B70B0" w14:textId="678B2A7D" w:rsidR="00C27F6C" w:rsidRDefault="00000000">
      <w:pPr>
        <w:spacing w:line="360" w:lineRule="auto"/>
        <w:jc w:val="center"/>
        <w:rPr>
          <w:rFonts w:ascii="宋体" w:eastAsia="宋体" w:hAnsi="宋体" w:hint="eastAsia"/>
          <w:szCs w:val="21"/>
        </w:rPr>
      </w:pPr>
      <w:commentRangeStart w:id="69"/>
      <w:commentRangeStart w:id="70"/>
      <w:commentRangeStart w:id="71"/>
      <w:commentRangeStart w:id="72"/>
      <w:r>
        <w:rPr>
          <w:rFonts w:ascii="宋体" w:eastAsia="宋体" w:hAnsi="宋体" w:hint="eastAsia"/>
          <w:szCs w:val="21"/>
        </w:rPr>
        <w:t>表3</w:t>
      </w:r>
      <w:r>
        <w:rPr>
          <w:rFonts w:ascii="宋体" w:eastAsia="宋体" w:hAnsi="宋体"/>
          <w:szCs w:val="21"/>
        </w:rPr>
        <w:t>.1.</w:t>
      </w:r>
      <w:r>
        <w:rPr>
          <w:rFonts w:ascii="宋体" w:eastAsia="宋体" w:hAnsi="宋体" w:hint="eastAsia"/>
          <w:szCs w:val="21"/>
        </w:rPr>
        <w:t>6</w:t>
      </w:r>
      <w:r>
        <w:rPr>
          <w:rFonts w:ascii="宋体" w:eastAsia="宋体" w:hAnsi="宋体"/>
          <w:szCs w:val="21"/>
        </w:rPr>
        <w:t xml:space="preserve"> </w:t>
      </w:r>
      <w:r w:rsidR="00595C49" w:rsidRPr="00595C49">
        <w:rPr>
          <w:rFonts w:ascii="宋体" w:eastAsia="宋体" w:hAnsi="宋体" w:hint="eastAsia"/>
          <w:szCs w:val="21"/>
        </w:rPr>
        <w:t>TrainingPlan类属性表</w:t>
      </w:r>
      <w:commentRangeEnd w:id="69"/>
      <w:r w:rsidR="00166560">
        <w:rPr>
          <w:rStyle w:val="af"/>
        </w:rPr>
        <w:commentReference w:id="69"/>
      </w:r>
      <w:commentRangeEnd w:id="70"/>
      <w:r w:rsidR="006F072D">
        <w:rPr>
          <w:rStyle w:val="af"/>
        </w:rPr>
        <w:commentReference w:id="70"/>
      </w:r>
      <w:commentRangeEnd w:id="71"/>
      <w:r w:rsidR="00DF6488">
        <w:rPr>
          <w:rStyle w:val="af"/>
        </w:rPr>
        <w:commentReference w:id="71"/>
      </w:r>
      <w:commentRangeEnd w:id="72"/>
      <w:r w:rsidR="006463BE">
        <w:rPr>
          <w:rStyle w:val="af"/>
        </w:rPr>
        <w:commentReference w:id="7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95C49" w14:paraId="2ACBAD0F" w14:textId="77777777" w:rsidTr="00B75C94">
        <w:trPr>
          <w:jc w:val="center"/>
        </w:trPr>
        <w:tc>
          <w:tcPr>
            <w:tcW w:w="1832" w:type="dxa"/>
          </w:tcPr>
          <w:p w14:paraId="508EFEAE" w14:textId="19B87BAE" w:rsidR="00595C49" w:rsidRDefault="00595C49" w:rsidP="00595C49">
            <w:pPr>
              <w:spacing w:line="360" w:lineRule="auto"/>
              <w:jc w:val="center"/>
              <w:rPr>
                <w:rFonts w:ascii="宋体" w:eastAsia="宋体" w:hAnsi="宋体" w:hint="eastAsia"/>
                <w:szCs w:val="21"/>
              </w:rPr>
            </w:pPr>
            <w:r>
              <w:rPr>
                <w:rFonts w:hint="eastAsia"/>
              </w:rPr>
              <w:t>中文名</w:t>
            </w:r>
          </w:p>
        </w:tc>
        <w:tc>
          <w:tcPr>
            <w:tcW w:w="2277" w:type="dxa"/>
          </w:tcPr>
          <w:p w14:paraId="18CD44E3" w14:textId="66E928D6" w:rsidR="00595C49" w:rsidRDefault="00595C49" w:rsidP="00595C49">
            <w:pPr>
              <w:spacing w:line="360" w:lineRule="auto"/>
              <w:jc w:val="center"/>
              <w:rPr>
                <w:rFonts w:ascii="宋体" w:eastAsia="宋体" w:hAnsi="宋体" w:hint="eastAsia"/>
                <w:szCs w:val="21"/>
              </w:rPr>
            </w:pPr>
            <w:r>
              <w:rPr>
                <w:rFonts w:hint="eastAsia"/>
              </w:rPr>
              <w:t>英文名</w:t>
            </w:r>
          </w:p>
        </w:tc>
        <w:tc>
          <w:tcPr>
            <w:tcW w:w="2335" w:type="dxa"/>
          </w:tcPr>
          <w:p w14:paraId="15D86C9E" w14:textId="6E9B3987" w:rsidR="00595C49" w:rsidRDefault="00595C49" w:rsidP="00595C49">
            <w:pPr>
              <w:spacing w:line="360" w:lineRule="auto"/>
              <w:jc w:val="center"/>
              <w:rPr>
                <w:rFonts w:ascii="宋体" w:eastAsia="宋体" w:hAnsi="宋体" w:hint="eastAsia"/>
                <w:szCs w:val="21"/>
              </w:rPr>
            </w:pPr>
            <w:r>
              <w:rPr>
                <w:rFonts w:hint="eastAsia"/>
              </w:rPr>
              <w:t>数据类型</w:t>
            </w:r>
          </w:p>
        </w:tc>
      </w:tr>
      <w:tr w:rsidR="00595C49" w14:paraId="3FC79140" w14:textId="77777777" w:rsidTr="00B75C94">
        <w:trPr>
          <w:trHeight w:val="90"/>
          <w:jc w:val="center"/>
        </w:trPr>
        <w:tc>
          <w:tcPr>
            <w:tcW w:w="1832" w:type="dxa"/>
          </w:tcPr>
          <w:p w14:paraId="572056EF" w14:textId="5CC593DF" w:rsidR="00595C49" w:rsidRDefault="00595C49" w:rsidP="00595C49">
            <w:pPr>
              <w:spacing w:line="360" w:lineRule="auto"/>
              <w:jc w:val="center"/>
              <w:rPr>
                <w:rFonts w:ascii="宋体" w:eastAsia="宋体" w:hAnsi="宋体" w:hint="eastAsia"/>
                <w:szCs w:val="21"/>
              </w:rPr>
            </w:pPr>
            <w:r w:rsidRPr="00F77BE3">
              <w:lastRenderedPageBreak/>
              <w:t>计划ID</w:t>
            </w:r>
          </w:p>
        </w:tc>
        <w:tc>
          <w:tcPr>
            <w:tcW w:w="2277" w:type="dxa"/>
          </w:tcPr>
          <w:p w14:paraId="0EB3F721" w14:textId="3C9026CA" w:rsidR="00595C49" w:rsidRDefault="00595C49" w:rsidP="00595C49">
            <w:pPr>
              <w:spacing w:line="360" w:lineRule="auto"/>
              <w:jc w:val="center"/>
              <w:rPr>
                <w:rFonts w:ascii="宋体" w:eastAsia="宋体" w:hAnsi="宋体" w:hint="eastAsia"/>
                <w:szCs w:val="21"/>
              </w:rPr>
            </w:pPr>
            <w:r w:rsidRPr="00174908">
              <w:t>planID</w:t>
            </w:r>
          </w:p>
        </w:tc>
        <w:tc>
          <w:tcPr>
            <w:tcW w:w="2335" w:type="dxa"/>
          </w:tcPr>
          <w:p w14:paraId="291C5A79" w14:textId="3095F7E9" w:rsidR="00595C49" w:rsidRDefault="00595C49" w:rsidP="00595C49">
            <w:pPr>
              <w:spacing w:line="360" w:lineRule="auto"/>
              <w:jc w:val="center"/>
              <w:rPr>
                <w:rFonts w:ascii="宋体" w:eastAsia="宋体" w:hAnsi="宋体" w:hint="eastAsia"/>
                <w:szCs w:val="21"/>
              </w:rPr>
            </w:pPr>
            <w:r w:rsidRPr="00F77BE3">
              <w:t>varchar</w:t>
            </w:r>
          </w:p>
        </w:tc>
      </w:tr>
      <w:tr w:rsidR="00595C49" w14:paraId="6B65BEA8" w14:textId="77777777" w:rsidTr="00B75C94">
        <w:trPr>
          <w:trHeight w:val="90"/>
          <w:jc w:val="center"/>
        </w:trPr>
        <w:tc>
          <w:tcPr>
            <w:tcW w:w="1832" w:type="dxa"/>
          </w:tcPr>
          <w:p w14:paraId="661C0E0D" w14:textId="36C5CB14" w:rsidR="00595C49" w:rsidRDefault="00595C49" w:rsidP="00595C49">
            <w:pPr>
              <w:spacing w:line="360" w:lineRule="auto"/>
              <w:jc w:val="center"/>
              <w:rPr>
                <w:rFonts w:ascii="宋体" w:eastAsia="宋体" w:hAnsi="宋体" w:hint="eastAsia"/>
                <w:szCs w:val="21"/>
              </w:rPr>
            </w:pPr>
            <w:r w:rsidRPr="00F77BE3">
              <w:t>计划名称</w:t>
            </w:r>
          </w:p>
        </w:tc>
        <w:tc>
          <w:tcPr>
            <w:tcW w:w="2277" w:type="dxa"/>
          </w:tcPr>
          <w:p w14:paraId="5D5405B4" w14:textId="447824EF" w:rsidR="00595C49" w:rsidRDefault="00595C49" w:rsidP="00595C49">
            <w:pPr>
              <w:spacing w:line="360" w:lineRule="auto"/>
              <w:jc w:val="center"/>
              <w:rPr>
                <w:rFonts w:ascii="宋体" w:eastAsia="宋体" w:hAnsi="宋体" w:hint="eastAsia"/>
                <w:szCs w:val="21"/>
              </w:rPr>
            </w:pPr>
            <w:r w:rsidRPr="00174908">
              <w:t>planName</w:t>
            </w:r>
          </w:p>
        </w:tc>
        <w:tc>
          <w:tcPr>
            <w:tcW w:w="2335" w:type="dxa"/>
          </w:tcPr>
          <w:p w14:paraId="7B6BA354" w14:textId="0648CDD0" w:rsidR="00595C49" w:rsidRDefault="00595C49" w:rsidP="00595C49">
            <w:pPr>
              <w:spacing w:line="360" w:lineRule="auto"/>
              <w:jc w:val="center"/>
              <w:rPr>
                <w:rFonts w:ascii="宋体" w:eastAsia="宋体" w:hAnsi="宋体" w:hint="eastAsia"/>
                <w:szCs w:val="21"/>
              </w:rPr>
            </w:pPr>
            <w:r w:rsidRPr="00F77BE3">
              <w:t>varchar</w:t>
            </w:r>
          </w:p>
        </w:tc>
      </w:tr>
      <w:tr w:rsidR="00595C49" w14:paraId="57CC3B0B" w14:textId="77777777" w:rsidTr="00B75C94">
        <w:trPr>
          <w:trHeight w:val="90"/>
          <w:jc w:val="center"/>
        </w:trPr>
        <w:tc>
          <w:tcPr>
            <w:tcW w:w="1832" w:type="dxa"/>
          </w:tcPr>
          <w:p w14:paraId="395017A9" w14:textId="1E7D8A9A" w:rsidR="00595C49" w:rsidRDefault="00595C49" w:rsidP="00595C49">
            <w:pPr>
              <w:spacing w:line="360" w:lineRule="auto"/>
              <w:jc w:val="center"/>
              <w:rPr>
                <w:rFonts w:ascii="宋体" w:eastAsia="宋体" w:hAnsi="宋体" w:hint="eastAsia"/>
                <w:szCs w:val="21"/>
              </w:rPr>
            </w:pPr>
            <w:r w:rsidRPr="00F77BE3">
              <w:t>创建者ID</w:t>
            </w:r>
          </w:p>
        </w:tc>
        <w:tc>
          <w:tcPr>
            <w:tcW w:w="2277" w:type="dxa"/>
          </w:tcPr>
          <w:p w14:paraId="50A88623" w14:textId="566EFD84" w:rsidR="00595C49" w:rsidRDefault="00166560" w:rsidP="00595C49">
            <w:pPr>
              <w:spacing w:line="360" w:lineRule="auto"/>
              <w:jc w:val="center"/>
              <w:rPr>
                <w:rFonts w:ascii="宋体" w:eastAsia="宋体" w:hAnsi="宋体" w:hint="eastAsia"/>
                <w:szCs w:val="21"/>
              </w:rPr>
            </w:pPr>
            <w:ins w:id="73" w:author="毛毛妈" w:date="2025-11-11T19:32:00Z" w16du:dateUtc="2025-11-11T11:32:00Z">
              <w:r>
                <w:rPr>
                  <w:rFonts w:hint="eastAsia"/>
                </w:rPr>
                <w:t>user</w:t>
              </w:r>
            </w:ins>
            <w:r w:rsidR="00595C49" w:rsidRPr="00174908">
              <w:t>ID</w:t>
            </w:r>
          </w:p>
        </w:tc>
        <w:tc>
          <w:tcPr>
            <w:tcW w:w="2335" w:type="dxa"/>
          </w:tcPr>
          <w:p w14:paraId="6C2EBB16" w14:textId="503E3133" w:rsidR="00595C49" w:rsidRDefault="00595C49" w:rsidP="00595C49">
            <w:pPr>
              <w:spacing w:line="360" w:lineRule="auto"/>
              <w:jc w:val="center"/>
              <w:rPr>
                <w:rFonts w:ascii="宋体" w:eastAsia="宋体" w:hAnsi="宋体" w:hint="eastAsia"/>
                <w:szCs w:val="21"/>
              </w:rPr>
            </w:pPr>
            <w:r w:rsidRPr="00F77BE3">
              <w:t>varchar</w:t>
            </w:r>
          </w:p>
        </w:tc>
      </w:tr>
      <w:tr w:rsidR="00595C49" w14:paraId="1F2C61FC" w14:textId="77777777" w:rsidTr="00B75C94">
        <w:trPr>
          <w:trHeight w:val="90"/>
          <w:jc w:val="center"/>
        </w:trPr>
        <w:tc>
          <w:tcPr>
            <w:tcW w:w="1832" w:type="dxa"/>
          </w:tcPr>
          <w:p w14:paraId="5101FF2B" w14:textId="4602277A" w:rsidR="00595C49" w:rsidRDefault="00595C49" w:rsidP="00595C49">
            <w:pPr>
              <w:spacing w:line="360" w:lineRule="auto"/>
              <w:jc w:val="center"/>
              <w:rPr>
                <w:rFonts w:ascii="宋体" w:eastAsia="宋体" w:hAnsi="宋体" w:hint="eastAsia"/>
                <w:szCs w:val="21"/>
              </w:rPr>
            </w:pPr>
            <w:r>
              <w:rPr>
                <w:rFonts w:hint="eastAsia"/>
              </w:rPr>
              <w:t>计划</w:t>
            </w:r>
            <w:ins w:id="74" w:author="毛毛妈" w:date="2025-11-11T19:32:00Z" w16du:dateUtc="2025-11-11T11:32:00Z">
              <w:r w:rsidR="00166560">
                <w:rPr>
                  <w:rFonts w:hint="eastAsia"/>
                </w:rPr>
                <w:t>状态</w:t>
              </w:r>
            </w:ins>
          </w:p>
        </w:tc>
        <w:tc>
          <w:tcPr>
            <w:tcW w:w="2277" w:type="dxa"/>
          </w:tcPr>
          <w:p w14:paraId="54A6FD38" w14:textId="15C904A0" w:rsidR="00595C49" w:rsidRDefault="00595C49" w:rsidP="00595C49">
            <w:pPr>
              <w:spacing w:line="360" w:lineRule="auto"/>
              <w:jc w:val="center"/>
              <w:rPr>
                <w:rFonts w:ascii="宋体" w:eastAsia="宋体" w:hAnsi="宋体" w:hint="eastAsia"/>
                <w:szCs w:val="21"/>
              </w:rPr>
            </w:pPr>
            <w:r>
              <w:rPr>
                <w:rFonts w:hint="eastAsia"/>
              </w:rPr>
              <w:t>planType</w:t>
            </w:r>
          </w:p>
        </w:tc>
        <w:tc>
          <w:tcPr>
            <w:tcW w:w="2335" w:type="dxa"/>
          </w:tcPr>
          <w:p w14:paraId="254D3D10" w14:textId="053EE414" w:rsidR="00595C49" w:rsidRDefault="00595C49" w:rsidP="00595C49">
            <w:pPr>
              <w:spacing w:line="360" w:lineRule="auto"/>
              <w:jc w:val="center"/>
              <w:rPr>
                <w:rFonts w:ascii="宋体" w:eastAsia="宋体" w:hAnsi="宋体" w:hint="eastAsia"/>
                <w:szCs w:val="21"/>
              </w:rPr>
            </w:pPr>
            <w:commentRangeStart w:id="75"/>
            <w:commentRangeStart w:id="76"/>
            <w:r>
              <w:rPr>
                <w:rFonts w:hint="eastAsia"/>
              </w:rPr>
              <w:t>bool(</w:t>
            </w:r>
            <w:r w:rsidRPr="00FF06AC">
              <w:rPr>
                <w:rFonts w:hint="eastAsia"/>
              </w:rPr>
              <w:t>0：未上架  1：已上架</w:t>
            </w:r>
            <w:r>
              <w:rPr>
                <w:rFonts w:hint="eastAsia"/>
              </w:rPr>
              <w:t>)</w:t>
            </w:r>
            <w:commentRangeEnd w:id="75"/>
            <w:r w:rsidR="00166560">
              <w:rPr>
                <w:rStyle w:val="af"/>
              </w:rPr>
              <w:commentReference w:id="75"/>
            </w:r>
            <w:commentRangeEnd w:id="76"/>
            <w:r w:rsidR="006F072D">
              <w:rPr>
                <w:rStyle w:val="af"/>
              </w:rPr>
              <w:commentReference w:id="76"/>
            </w:r>
          </w:p>
        </w:tc>
      </w:tr>
      <w:tr w:rsidR="00595C49" w14:paraId="34261033" w14:textId="77777777" w:rsidTr="00B75C94">
        <w:trPr>
          <w:trHeight w:val="90"/>
          <w:jc w:val="center"/>
        </w:trPr>
        <w:tc>
          <w:tcPr>
            <w:tcW w:w="1832" w:type="dxa"/>
          </w:tcPr>
          <w:p w14:paraId="04B7CBDB" w14:textId="75F25B4B" w:rsidR="00595C49" w:rsidRDefault="00595C49" w:rsidP="00595C49">
            <w:pPr>
              <w:spacing w:line="360" w:lineRule="auto"/>
              <w:jc w:val="center"/>
              <w:rPr>
                <w:rFonts w:ascii="宋体" w:eastAsia="宋体" w:hAnsi="宋体" w:hint="eastAsia"/>
                <w:szCs w:val="21"/>
              </w:rPr>
            </w:pPr>
            <w:r>
              <w:rPr>
                <w:rFonts w:hint="eastAsia"/>
              </w:rPr>
              <w:t>计划开始时间</w:t>
            </w:r>
          </w:p>
        </w:tc>
        <w:tc>
          <w:tcPr>
            <w:tcW w:w="2277" w:type="dxa"/>
          </w:tcPr>
          <w:p w14:paraId="1A1432BB" w14:textId="75FA718F" w:rsidR="00595C49" w:rsidRDefault="00595C49" w:rsidP="00595C49">
            <w:pPr>
              <w:spacing w:line="360" w:lineRule="auto"/>
              <w:jc w:val="center"/>
              <w:rPr>
                <w:rFonts w:ascii="宋体" w:eastAsia="宋体" w:hAnsi="宋体" w:hint="eastAsia"/>
                <w:szCs w:val="21"/>
              </w:rPr>
            </w:pPr>
            <w:r>
              <w:rPr>
                <w:rFonts w:hint="eastAsia"/>
              </w:rPr>
              <w:t>starttime</w:t>
            </w:r>
          </w:p>
        </w:tc>
        <w:tc>
          <w:tcPr>
            <w:tcW w:w="2335" w:type="dxa"/>
          </w:tcPr>
          <w:p w14:paraId="13EADCD2" w14:textId="665D76EB" w:rsidR="00595C49" w:rsidRDefault="00595C49" w:rsidP="00595C49">
            <w:pPr>
              <w:spacing w:line="360" w:lineRule="auto"/>
              <w:jc w:val="center"/>
              <w:rPr>
                <w:rFonts w:ascii="宋体" w:eastAsia="宋体" w:hAnsi="宋体" w:hint="eastAsia"/>
                <w:szCs w:val="21"/>
              </w:rPr>
            </w:pPr>
            <w:r w:rsidRPr="00F77BE3">
              <w:t>varchar</w:t>
            </w:r>
          </w:p>
        </w:tc>
      </w:tr>
      <w:tr w:rsidR="00595C49" w14:paraId="24089986" w14:textId="77777777" w:rsidTr="00B75C94">
        <w:trPr>
          <w:trHeight w:val="90"/>
          <w:jc w:val="center"/>
        </w:trPr>
        <w:tc>
          <w:tcPr>
            <w:tcW w:w="1832" w:type="dxa"/>
          </w:tcPr>
          <w:p w14:paraId="334838F0" w14:textId="0817D637" w:rsidR="00595C49" w:rsidRDefault="00595C49" w:rsidP="00595C49">
            <w:pPr>
              <w:spacing w:line="360" w:lineRule="auto"/>
              <w:jc w:val="center"/>
              <w:rPr>
                <w:rFonts w:ascii="宋体" w:eastAsia="宋体" w:hAnsi="宋体" w:hint="eastAsia"/>
                <w:szCs w:val="21"/>
              </w:rPr>
            </w:pPr>
            <w:r>
              <w:rPr>
                <w:rFonts w:hint="eastAsia"/>
              </w:rPr>
              <w:t>计划结束时间</w:t>
            </w:r>
          </w:p>
        </w:tc>
        <w:tc>
          <w:tcPr>
            <w:tcW w:w="2277" w:type="dxa"/>
          </w:tcPr>
          <w:p w14:paraId="74BD22CE" w14:textId="2ADBD130" w:rsidR="00595C49" w:rsidRDefault="00595C49" w:rsidP="00595C49">
            <w:pPr>
              <w:spacing w:line="360" w:lineRule="auto"/>
              <w:jc w:val="center"/>
              <w:rPr>
                <w:rFonts w:ascii="宋体" w:eastAsia="宋体" w:hAnsi="宋体" w:hint="eastAsia"/>
                <w:szCs w:val="21"/>
              </w:rPr>
            </w:pPr>
            <w:r>
              <w:rPr>
                <w:rFonts w:hint="eastAsia"/>
              </w:rPr>
              <w:t>endtime</w:t>
            </w:r>
          </w:p>
        </w:tc>
        <w:tc>
          <w:tcPr>
            <w:tcW w:w="2335" w:type="dxa"/>
          </w:tcPr>
          <w:p w14:paraId="16ED2DF4" w14:textId="45FA5A99" w:rsidR="00595C49" w:rsidRDefault="00595C49" w:rsidP="00595C49">
            <w:pPr>
              <w:spacing w:line="360" w:lineRule="auto"/>
              <w:jc w:val="center"/>
              <w:rPr>
                <w:rFonts w:ascii="宋体" w:eastAsia="宋体" w:hAnsi="宋体" w:hint="eastAsia"/>
                <w:szCs w:val="21"/>
              </w:rPr>
            </w:pPr>
            <w:r w:rsidRPr="00F77BE3">
              <w:t>varchar</w:t>
            </w:r>
          </w:p>
        </w:tc>
      </w:tr>
      <w:tr w:rsidR="005138A4" w14:paraId="2A0B1DB9" w14:textId="77777777" w:rsidTr="00B75C94">
        <w:trPr>
          <w:trHeight w:val="90"/>
          <w:jc w:val="center"/>
        </w:trPr>
        <w:tc>
          <w:tcPr>
            <w:tcW w:w="1832" w:type="dxa"/>
          </w:tcPr>
          <w:p w14:paraId="4EE7449B" w14:textId="0780153B" w:rsidR="005138A4" w:rsidRDefault="005138A4" w:rsidP="00595C49">
            <w:pPr>
              <w:spacing w:line="360" w:lineRule="auto"/>
              <w:jc w:val="center"/>
              <w:rPr>
                <w:rFonts w:hint="eastAsia"/>
              </w:rPr>
            </w:pPr>
            <w:r>
              <w:rPr>
                <w:rFonts w:hint="eastAsia"/>
              </w:rPr>
              <w:t>运动项目</w:t>
            </w:r>
          </w:p>
        </w:tc>
        <w:tc>
          <w:tcPr>
            <w:tcW w:w="2277" w:type="dxa"/>
          </w:tcPr>
          <w:p w14:paraId="193FE021" w14:textId="5AE85D36" w:rsidR="005138A4" w:rsidRDefault="005138A4" w:rsidP="00595C49">
            <w:pPr>
              <w:spacing w:line="360" w:lineRule="auto"/>
              <w:jc w:val="center"/>
              <w:rPr>
                <w:rFonts w:hint="eastAsia"/>
              </w:rPr>
            </w:pPr>
            <w:r>
              <w:rPr>
                <w:rFonts w:ascii="宋体" w:eastAsia="宋体" w:hAnsi="宋体" w:hint="eastAsia"/>
                <w:szCs w:val="21"/>
              </w:rPr>
              <w:t>SportName</w:t>
            </w:r>
          </w:p>
        </w:tc>
        <w:tc>
          <w:tcPr>
            <w:tcW w:w="2335" w:type="dxa"/>
          </w:tcPr>
          <w:p w14:paraId="42860218" w14:textId="041E5725" w:rsidR="005138A4" w:rsidRPr="00F77BE3" w:rsidRDefault="005138A4" w:rsidP="00595C49">
            <w:pPr>
              <w:spacing w:line="360" w:lineRule="auto"/>
              <w:jc w:val="center"/>
              <w:rPr>
                <w:rFonts w:hint="eastAsia"/>
              </w:rPr>
            </w:pPr>
            <w:r>
              <w:rPr>
                <w:rFonts w:ascii="宋体" w:eastAsia="宋体" w:hAnsi="宋体"/>
                <w:szCs w:val="21"/>
              </w:rPr>
              <w:t>varchar</w:t>
            </w:r>
          </w:p>
        </w:tc>
      </w:tr>
      <w:tr w:rsidR="005138A4" w14:paraId="4387B663" w14:textId="77777777" w:rsidTr="00B75C94">
        <w:trPr>
          <w:trHeight w:val="90"/>
          <w:jc w:val="center"/>
        </w:trPr>
        <w:tc>
          <w:tcPr>
            <w:tcW w:w="1832" w:type="dxa"/>
          </w:tcPr>
          <w:p w14:paraId="178779EB" w14:textId="49D9EE4C" w:rsidR="005138A4" w:rsidRDefault="00F702A9" w:rsidP="00595C49">
            <w:pPr>
              <w:spacing w:line="360" w:lineRule="auto"/>
              <w:jc w:val="center"/>
              <w:rPr>
                <w:rFonts w:hint="eastAsia"/>
              </w:rPr>
            </w:pPr>
            <w:ins w:id="77" w:author="xf s" w:date="2025-11-14T12:54:00Z" w16du:dateUtc="2025-11-14T04:54:00Z">
              <w:r>
                <w:rPr>
                  <w:rFonts w:hint="eastAsia"/>
                </w:rPr>
                <w:t>每</w:t>
              </w:r>
            </w:ins>
            <w:ins w:id="78" w:author="xf s" w:date="2025-11-14T12:55:00Z" w16du:dateUtc="2025-11-14T04:55:00Z">
              <w:r>
                <w:rPr>
                  <w:rFonts w:hint="eastAsia"/>
                </w:rPr>
                <w:t>日目标</w:t>
              </w:r>
            </w:ins>
            <w:r w:rsidR="005138A4">
              <w:rPr>
                <w:rFonts w:hint="eastAsia"/>
              </w:rPr>
              <w:t>运动量</w:t>
            </w:r>
          </w:p>
        </w:tc>
        <w:tc>
          <w:tcPr>
            <w:tcW w:w="2277" w:type="dxa"/>
          </w:tcPr>
          <w:p w14:paraId="435CF3A1" w14:textId="75DAC14B" w:rsidR="005138A4" w:rsidRDefault="005138A4" w:rsidP="00595C49">
            <w:pPr>
              <w:spacing w:line="360" w:lineRule="auto"/>
              <w:jc w:val="center"/>
              <w:rPr>
                <w:rFonts w:hint="eastAsia"/>
              </w:rPr>
            </w:pPr>
            <w:r>
              <w:rPr>
                <w:rFonts w:ascii="宋体" w:eastAsia="宋体" w:hAnsi="宋体" w:hint="eastAsia"/>
                <w:szCs w:val="21"/>
              </w:rPr>
              <w:t>ExerciseAmount</w:t>
            </w:r>
          </w:p>
        </w:tc>
        <w:tc>
          <w:tcPr>
            <w:tcW w:w="2335" w:type="dxa"/>
          </w:tcPr>
          <w:p w14:paraId="5FFB375C" w14:textId="24E80A05" w:rsidR="005138A4" w:rsidRPr="00F77BE3" w:rsidRDefault="005138A4" w:rsidP="00595C49">
            <w:pPr>
              <w:spacing w:line="360" w:lineRule="auto"/>
              <w:jc w:val="center"/>
              <w:rPr>
                <w:rFonts w:hint="eastAsia"/>
              </w:rPr>
            </w:pPr>
            <w:r>
              <w:rPr>
                <w:rFonts w:ascii="宋体" w:eastAsia="宋体" w:hAnsi="宋体" w:hint="eastAsia"/>
                <w:szCs w:val="21"/>
              </w:rPr>
              <w:t>f</w:t>
            </w:r>
            <w:r w:rsidRPr="005138A4">
              <w:rPr>
                <w:rFonts w:ascii="宋体" w:eastAsia="宋体" w:hAnsi="宋体" w:hint="eastAsia"/>
                <w:szCs w:val="21"/>
              </w:rPr>
              <w:t>loat</w:t>
            </w:r>
            <w:ins w:id="79" w:author="xf s" w:date="2025-11-08T23:11:00Z" w16du:dateUtc="2025-11-08T15:11:00Z">
              <w:r w:rsidR="0048084A">
                <w:rPr>
                  <w:rFonts w:ascii="宋体" w:eastAsia="宋体" w:hAnsi="宋体" w:hint="eastAsia"/>
                  <w:szCs w:val="21"/>
                </w:rPr>
                <w:t>（运动的个数或距离，可用于计算卡路里消耗）</w:t>
              </w:r>
            </w:ins>
          </w:p>
        </w:tc>
      </w:tr>
      <w:tr w:rsidR="006F072D" w14:paraId="586CBF38" w14:textId="77777777" w:rsidTr="00B75C94">
        <w:trPr>
          <w:trHeight w:val="90"/>
          <w:jc w:val="center"/>
          <w:ins w:id="80" w:author="xf s" w:date="2025-11-13T18:57:00Z"/>
        </w:trPr>
        <w:tc>
          <w:tcPr>
            <w:tcW w:w="1832" w:type="dxa"/>
          </w:tcPr>
          <w:p w14:paraId="28B62D44" w14:textId="47FCE74F" w:rsidR="006F072D" w:rsidRDefault="006F072D" w:rsidP="00595C49">
            <w:pPr>
              <w:spacing w:line="360" w:lineRule="auto"/>
              <w:jc w:val="center"/>
              <w:rPr>
                <w:ins w:id="81" w:author="xf s" w:date="2025-11-13T18:57:00Z" w16du:dateUtc="2025-11-13T10:57:00Z"/>
                <w:rFonts w:hint="eastAsia"/>
              </w:rPr>
            </w:pPr>
            <w:ins w:id="82" w:author="xf s" w:date="2025-11-13T18:57:00Z" w16du:dateUtc="2025-11-13T10:57:00Z">
              <w:r>
                <w:rPr>
                  <w:rFonts w:hint="eastAsia"/>
                </w:rPr>
                <w:t>完成百分比</w:t>
              </w:r>
            </w:ins>
          </w:p>
        </w:tc>
        <w:tc>
          <w:tcPr>
            <w:tcW w:w="2277" w:type="dxa"/>
          </w:tcPr>
          <w:p w14:paraId="6FF36171" w14:textId="1C7E279B" w:rsidR="006F072D" w:rsidRDefault="006F072D" w:rsidP="00595C49">
            <w:pPr>
              <w:spacing w:line="360" w:lineRule="auto"/>
              <w:jc w:val="center"/>
              <w:rPr>
                <w:ins w:id="83" w:author="xf s" w:date="2025-11-13T18:57:00Z" w16du:dateUtc="2025-11-13T10:57:00Z"/>
                <w:rFonts w:ascii="宋体" w:eastAsia="宋体" w:hAnsi="宋体" w:hint="eastAsia"/>
                <w:szCs w:val="21"/>
              </w:rPr>
            </w:pPr>
            <w:ins w:id="84" w:author="xf s" w:date="2025-11-13T18:58:00Z">
              <w:r w:rsidRPr="006F072D">
                <w:rPr>
                  <w:rFonts w:ascii="宋体" w:eastAsia="宋体" w:hAnsi="宋体"/>
                  <w:szCs w:val="21"/>
                </w:rPr>
                <w:t>Percentage</w:t>
              </w:r>
            </w:ins>
          </w:p>
        </w:tc>
        <w:tc>
          <w:tcPr>
            <w:tcW w:w="2335" w:type="dxa"/>
          </w:tcPr>
          <w:p w14:paraId="66EE20C9" w14:textId="1CAD71B2" w:rsidR="006F072D" w:rsidRDefault="006F072D" w:rsidP="00595C49">
            <w:pPr>
              <w:spacing w:line="360" w:lineRule="auto"/>
              <w:jc w:val="center"/>
              <w:rPr>
                <w:ins w:id="85" w:author="xf s" w:date="2025-11-13T18:57:00Z" w16du:dateUtc="2025-11-13T10:57:00Z"/>
                <w:rFonts w:ascii="宋体" w:eastAsia="宋体" w:hAnsi="宋体" w:hint="eastAsia"/>
                <w:szCs w:val="21"/>
              </w:rPr>
            </w:pPr>
            <w:ins w:id="86" w:author="xf s" w:date="2025-11-13T18:57:00Z" w16du:dateUtc="2025-11-13T10:57:00Z">
              <w:r>
                <w:rPr>
                  <w:rFonts w:ascii="宋体" w:eastAsia="宋体" w:hAnsi="宋体" w:hint="eastAsia"/>
                  <w:szCs w:val="21"/>
                </w:rPr>
                <w:t>float</w:t>
              </w:r>
            </w:ins>
          </w:p>
        </w:tc>
      </w:tr>
    </w:tbl>
    <w:p w14:paraId="50355029" w14:textId="77777777" w:rsidR="00C27F6C" w:rsidRDefault="00C27F6C">
      <w:pPr>
        <w:spacing w:line="360" w:lineRule="auto"/>
        <w:jc w:val="center"/>
        <w:rPr>
          <w:rFonts w:ascii="宋体" w:eastAsia="宋体" w:hAnsi="宋体" w:hint="eastAsia"/>
          <w:szCs w:val="21"/>
        </w:rPr>
      </w:pPr>
    </w:p>
    <w:p w14:paraId="648C8FA3" w14:textId="77777777" w:rsidR="00C27F6C" w:rsidRDefault="00C27F6C">
      <w:pPr>
        <w:spacing w:line="360" w:lineRule="auto"/>
        <w:jc w:val="center"/>
        <w:rPr>
          <w:rFonts w:ascii="宋体" w:eastAsia="宋体" w:hAnsi="宋体" w:hint="eastAsia"/>
          <w:szCs w:val="21"/>
        </w:rPr>
      </w:pPr>
    </w:p>
    <w:p w14:paraId="7F6F5A32" w14:textId="76AC8316"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595C49">
        <w:rPr>
          <w:rFonts w:ascii="宋体" w:eastAsia="宋体" w:hAnsi="宋体" w:cs="宋体" w:hint="eastAsia"/>
          <w:b/>
          <w:bCs/>
          <w:szCs w:val="21"/>
          <w:lang w:bidi="ar"/>
        </w:rPr>
        <w:t>Post（运动主题帖类）</w:t>
      </w:r>
    </w:p>
    <w:p w14:paraId="6DE42546"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.1.8</w:t>
      </w:r>
      <w:r>
        <w:rPr>
          <w:rFonts w:ascii="宋体" w:eastAsia="宋体" w:hAnsi="宋体" w:hint="eastAsia"/>
          <w:b/>
          <w:bCs/>
          <w:szCs w:val="21"/>
        </w:rPr>
        <w:t>所示：</w:t>
      </w:r>
    </w:p>
    <w:p w14:paraId="6476EB09" w14:textId="360DB135" w:rsidR="00C27F6C"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 xml:space="preserve">.1.8 </w:t>
      </w:r>
      <w:r w:rsidR="00595C49">
        <w:rPr>
          <w:rFonts w:ascii="宋体" w:eastAsia="宋体" w:hAnsi="宋体" w:cs="宋体" w:hint="eastAsia"/>
          <w:szCs w:val="21"/>
          <w:lang w:bidi="ar"/>
        </w:rPr>
        <w:t>Post类属性表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396076" w14:paraId="19D43D73"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12394CE" w14:textId="6042DD5B"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中文名</w:t>
            </w:r>
          </w:p>
        </w:tc>
        <w:tc>
          <w:tcPr>
            <w:tcW w:w="2277" w:type="dxa"/>
            <w:tcBorders>
              <w:top w:val="single" w:sz="4" w:space="0" w:color="auto"/>
              <w:left w:val="single" w:sz="4" w:space="0" w:color="auto"/>
              <w:bottom w:val="single" w:sz="4" w:space="0" w:color="auto"/>
              <w:right w:val="single" w:sz="4" w:space="0" w:color="auto"/>
            </w:tcBorders>
          </w:tcPr>
          <w:p w14:paraId="0D108931" w14:textId="3B8D8FC3"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英文名</w:t>
            </w:r>
          </w:p>
        </w:tc>
        <w:tc>
          <w:tcPr>
            <w:tcW w:w="2335" w:type="dxa"/>
            <w:tcBorders>
              <w:top w:val="single" w:sz="4" w:space="0" w:color="auto"/>
              <w:left w:val="single" w:sz="4" w:space="0" w:color="auto"/>
              <w:bottom w:val="single" w:sz="4" w:space="0" w:color="auto"/>
              <w:right w:val="single" w:sz="4" w:space="0" w:color="auto"/>
            </w:tcBorders>
          </w:tcPr>
          <w:p w14:paraId="4E6BD4EC" w14:textId="2DBCC54E"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数据类型</w:t>
            </w:r>
          </w:p>
        </w:tc>
      </w:tr>
      <w:tr w:rsidR="00396076" w14:paraId="442BDEAD"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7E4624D6" w14:textId="57893162"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主题帖ID</w:t>
            </w:r>
          </w:p>
        </w:tc>
        <w:tc>
          <w:tcPr>
            <w:tcW w:w="2277" w:type="dxa"/>
            <w:tcBorders>
              <w:top w:val="single" w:sz="4" w:space="0" w:color="auto"/>
              <w:left w:val="single" w:sz="4" w:space="0" w:color="auto"/>
              <w:bottom w:val="single" w:sz="4" w:space="0" w:color="auto"/>
              <w:right w:val="single" w:sz="4" w:space="0" w:color="auto"/>
            </w:tcBorders>
          </w:tcPr>
          <w:p w14:paraId="6400318E" w14:textId="1EBD6EB0"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PostID</w:t>
            </w:r>
          </w:p>
        </w:tc>
        <w:tc>
          <w:tcPr>
            <w:tcW w:w="2335" w:type="dxa"/>
            <w:tcBorders>
              <w:top w:val="single" w:sz="4" w:space="0" w:color="auto"/>
              <w:left w:val="single" w:sz="4" w:space="0" w:color="auto"/>
              <w:bottom w:val="single" w:sz="4" w:space="0" w:color="auto"/>
              <w:right w:val="single" w:sz="4" w:space="0" w:color="auto"/>
            </w:tcBorders>
          </w:tcPr>
          <w:p w14:paraId="767A12B0" w14:textId="57E90CF3"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396076" w14:paraId="3A5ADB0A"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620A6CAF" w14:textId="55556004"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主题帖创建ID</w:t>
            </w:r>
          </w:p>
        </w:tc>
        <w:tc>
          <w:tcPr>
            <w:tcW w:w="2277" w:type="dxa"/>
            <w:tcBorders>
              <w:top w:val="single" w:sz="4" w:space="0" w:color="auto"/>
              <w:left w:val="single" w:sz="4" w:space="0" w:color="auto"/>
              <w:bottom w:val="single" w:sz="4" w:space="0" w:color="auto"/>
              <w:right w:val="single" w:sz="4" w:space="0" w:color="auto"/>
            </w:tcBorders>
          </w:tcPr>
          <w:p w14:paraId="44F86D9C" w14:textId="1753E625"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authorID</w:t>
            </w:r>
          </w:p>
        </w:tc>
        <w:tc>
          <w:tcPr>
            <w:tcW w:w="2335" w:type="dxa"/>
            <w:tcBorders>
              <w:top w:val="single" w:sz="4" w:space="0" w:color="auto"/>
              <w:left w:val="single" w:sz="4" w:space="0" w:color="auto"/>
              <w:bottom w:val="single" w:sz="4" w:space="0" w:color="auto"/>
              <w:right w:val="single" w:sz="4" w:space="0" w:color="auto"/>
            </w:tcBorders>
          </w:tcPr>
          <w:p w14:paraId="0991D311" w14:textId="0105ACCF"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396076" w14:paraId="5094EF2C"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5873D3F1" w14:textId="45870806"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发布标题</w:t>
            </w:r>
          </w:p>
        </w:tc>
        <w:tc>
          <w:tcPr>
            <w:tcW w:w="2277" w:type="dxa"/>
            <w:tcBorders>
              <w:top w:val="single" w:sz="4" w:space="0" w:color="auto"/>
              <w:left w:val="single" w:sz="4" w:space="0" w:color="auto"/>
              <w:bottom w:val="single" w:sz="4" w:space="0" w:color="auto"/>
              <w:right w:val="single" w:sz="4" w:space="0" w:color="auto"/>
            </w:tcBorders>
          </w:tcPr>
          <w:p w14:paraId="6E96A56E" w14:textId="3C005C64" w:rsidR="00396076" w:rsidRDefault="00396076" w:rsidP="00396076">
            <w:pPr>
              <w:spacing w:line="360" w:lineRule="auto"/>
              <w:jc w:val="center"/>
              <w:rPr>
                <w:rFonts w:ascii="宋体" w:hAnsi="宋体" w:hint="eastAsia"/>
                <w:szCs w:val="21"/>
              </w:rPr>
            </w:pPr>
            <w:r>
              <w:rPr>
                <w:rFonts w:ascii="宋体" w:eastAsia="宋体" w:hAnsi="宋体" w:cs="宋体" w:hint="eastAsia"/>
                <w:szCs w:val="21"/>
                <w:lang w:bidi="ar"/>
              </w:rPr>
              <w:t>Title</w:t>
            </w:r>
          </w:p>
        </w:tc>
        <w:tc>
          <w:tcPr>
            <w:tcW w:w="2335" w:type="dxa"/>
            <w:tcBorders>
              <w:top w:val="single" w:sz="4" w:space="0" w:color="auto"/>
              <w:left w:val="single" w:sz="4" w:space="0" w:color="auto"/>
              <w:bottom w:val="single" w:sz="4" w:space="0" w:color="auto"/>
              <w:right w:val="single" w:sz="4" w:space="0" w:color="auto"/>
            </w:tcBorders>
          </w:tcPr>
          <w:p w14:paraId="1D4DE69E" w14:textId="191CE953"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396076" w14:paraId="3C8DB0EC"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7CA85887" w14:textId="1513DB75"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发布内容</w:t>
            </w:r>
          </w:p>
        </w:tc>
        <w:tc>
          <w:tcPr>
            <w:tcW w:w="2277" w:type="dxa"/>
            <w:tcBorders>
              <w:top w:val="single" w:sz="4" w:space="0" w:color="auto"/>
              <w:left w:val="single" w:sz="4" w:space="0" w:color="auto"/>
              <w:bottom w:val="single" w:sz="4" w:space="0" w:color="auto"/>
              <w:right w:val="single" w:sz="4" w:space="0" w:color="auto"/>
            </w:tcBorders>
          </w:tcPr>
          <w:p w14:paraId="6159224F" w14:textId="0C91CCB8"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Content</w:t>
            </w:r>
          </w:p>
        </w:tc>
        <w:tc>
          <w:tcPr>
            <w:tcW w:w="2335" w:type="dxa"/>
            <w:tcBorders>
              <w:top w:val="single" w:sz="4" w:space="0" w:color="auto"/>
              <w:left w:val="single" w:sz="4" w:space="0" w:color="auto"/>
              <w:bottom w:val="single" w:sz="4" w:space="0" w:color="auto"/>
              <w:right w:val="single" w:sz="4" w:space="0" w:color="auto"/>
            </w:tcBorders>
          </w:tcPr>
          <w:p w14:paraId="338626DD" w14:textId="2C5E50FE"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text</w:t>
            </w:r>
          </w:p>
        </w:tc>
      </w:tr>
      <w:tr w:rsidR="00396076" w14:paraId="1AFBD966"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22C90FE6" w14:textId="30A89062"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发布时间</w:t>
            </w:r>
          </w:p>
        </w:tc>
        <w:tc>
          <w:tcPr>
            <w:tcW w:w="2277" w:type="dxa"/>
            <w:tcBorders>
              <w:top w:val="single" w:sz="4" w:space="0" w:color="auto"/>
              <w:left w:val="single" w:sz="4" w:space="0" w:color="auto"/>
              <w:bottom w:val="single" w:sz="4" w:space="0" w:color="auto"/>
              <w:right w:val="single" w:sz="4" w:space="0" w:color="auto"/>
            </w:tcBorders>
          </w:tcPr>
          <w:p w14:paraId="1673ACF2" w14:textId="1FA7E68A"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PublishTime</w:t>
            </w:r>
          </w:p>
        </w:tc>
        <w:tc>
          <w:tcPr>
            <w:tcW w:w="2335" w:type="dxa"/>
            <w:tcBorders>
              <w:top w:val="single" w:sz="4" w:space="0" w:color="auto"/>
              <w:left w:val="single" w:sz="4" w:space="0" w:color="auto"/>
              <w:bottom w:val="single" w:sz="4" w:space="0" w:color="auto"/>
              <w:right w:val="single" w:sz="4" w:space="0" w:color="auto"/>
            </w:tcBorders>
          </w:tcPr>
          <w:p w14:paraId="6EBE70D7" w14:textId="54070872" w:rsidR="00396076" w:rsidRDefault="00396076" w:rsidP="00396076">
            <w:pPr>
              <w:spacing w:line="360" w:lineRule="auto"/>
              <w:jc w:val="center"/>
              <w:rPr>
                <w:rFonts w:ascii="宋体" w:eastAsia="宋体" w:hAnsi="宋体" w:hint="eastAsia"/>
                <w:szCs w:val="21"/>
              </w:rPr>
            </w:pPr>
            <w:r>
              <w:rPr>
                <w:rFonts w:ascii="宋体" w:eastAsia="宋体" w:hAnsi="宋体" w:cs="宋体" w:hint="eastAsia"/>
                <w:szCs w:val="21"/>
                <w:lang w:bidi="ar"/>
              </w:rPr>
              <w:t>datetime</w:t>
            </w:r>
          </w:p>
        </w:tc>
      </w:tr>
      <w:tr w:rsidR="00396076" w14:paraId="0B15AB23"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1B29F3D8" w14:textId="2CDBECFC" w:rsidR="00396076" w:rsidRDefault="00396076" w:rsidP="00396076">
            <w:pPr>
              <w:spacing w:line="360" w:lineRule="auto"/>
              <w:jc w:val="center"/>
              <w:rPr>
                <w:rFonts w:ascii="宋体" w:eastAsia="宋体" w:hAnsi="宋体" w:cs="宋体" w:hint="eastAsia"/>
                <w:szCs w:val="21"/>
                <w:lang w:bidi="ar"/>
              </w:rPr>
            </w:pPr>
            <w:r>
              <w:rPr>
                <w:rFonts w:ascii="宋体" w:eastAsia="宋体" w:hAnsi="宋体" w:cs="宋体" w:hint="eastAsia"/>
                <w:szCs w:val="21"/>
                <w:lang w:bidi="ar"/>
              </w:rPr>
              <w:t>审核状态</w:t>
            </w:r>
          </w:p>
        </w:tc>
        <w:tc>
          <w:tcPr>
            <w:tcW w:w="2277" w:type="dxa"/>
            <w:tcBorders>
              <w:top w:val="single" w:sz="4" w:space="0" w:color="auto"/>
              <w:left w:val="single" w:sz="4" w:space="0" w:color="auto"/>
              <w:bottom w:val="single" w:sz="4" w:space="0" w:color="auto"/>
              <w:right w:val="single" w:sz="4" w:space="0" w:color="auto"/>
            </w:tcBorders>
          </w:tcPr>
          <w:p w14:paraId="337C5A25" w14:textId="0C1F44C9" w:rsidR="00396076" w:rsidRDefault="00396076" w:rsidP="00396076">
            <w:pPr>
              <w:spacing w:line="360" w:lineRule="auto"/>
              <w:jc w:val="center"/>
              <w:rPr>
                <w:rFonts w:ascii="宋体" w:eastAsia="宋体" w:hAnsi="宋体" w:cs="宋体" w:hint="eastAsia"/>
                <w:szCs w:val="21"/>
                <w:lang w:bidi="ar"/>
              </w:rPr>
            </w:pPr>
            <w:r>
              <w:rPr>
                <w:rFonts w:ascii="宋体" w:eastAsia="宋体" w:hAnsi="宋体" w:cs="宋体" w:hint="eastAsia"/>
                <w:szCs w:val="21"/>
                <w:lang w:bidi="ar"/>
              </w:rPr>
              <w:t>AuditState</w:t>
            </w:r>
          </w:p>
        </w:tc>
        <w:tc>
          <w:tcPr>
            <w:tcW w:w="2335" w:type="dxa"/>
            <w:tcBorders>
              <w:top w:val="single" w:sz="4" w:space="0" w:color="auto"/>
              <w:left w:val="single" w:sz="4" w:space="0" w:color="auto"/>
              <w:bottom w:val="single" w:sz="4" w:space="0" w:color="auto"/>
              <w:right w:val="single" w:sz="4" w:space="0" w:color="auto"/>
            </w:tcBorders>
          </w:tcPr>
          <w:p w14:paraId="449B0B84" w14:textId="269E8034" w:rsidR="00396076" w:rsidRDefault="00396076" w:rsidP="00396076">
            <w:pPr>
              <w:spacing w:line="360" w:lineRule="auto"/>
              <w:jc w:val="center"/>
              <w:rPr>
                <w:rFonts w:ascii="宋体" w:eastAsia="宋体" w:hAnsi="宋体" w:cs="宋体" w:hint="eastAsia"/>
                <w:szCs w:val="21"/>
                <w:lang w:bidi="ar"/>
              </w:rPr>
            </w:pPr>
            <w:r>
              <w:rPr>
                <w:rFonts w:ascii="宋体" w:eastAsia="宋体" w:hAnsi="宋体" w:cs="宋体" w:hint="eastAsia"/>
                <w:szCs w:val="21"/>
                <w:lang w:bidi="ar"/>
              </w:rPr>
              <w:t>varchar(未审核，审核通过，审核未通过)</w:t>
            </w:r>
          </w:p>
        </w:tc>
      </w:tr>
    </w:tbl>
    <w:p w14:paraId="04702216" w14:textId="77777777" w:rsidR="00595C49" w:rsidRDefault="00595C49">
      <w:pPr>
        <w:spacing w:line="360" w:lineRule="auto"/>
        <w:jc w:val="center"/>
        <w:rPr>
          <w:rFonts w:ascii="宋体" w:eastAsia="宋体" w:hAnsi="宋体" w:hint="eastAsia"/>
          <w:szCs w:val="21"/>
        </w:rPr>
      </w:pPr>
    </w:p>
    <w:p w14:paraId="71257599" w14:textId="2640896B" w:rsidR="00595C49" w:rsidRDefault="00595C49" w:rsidP="00595C49">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cs="宋体" w:hint="eastAsia"/>
          <w:b/>
          <w:bCs/>
          <w:szCs w:val="21"/>
          <w:lang w:bidi="ar"/>
        </w:rPr>
        <w:t>Comment(评论类)</w:t>
      </w:r>
    </w:p>
    <w:p w14:paraId="451D5F80" w14:textId="5F788F6A" w:rsidR="00595C49" w:rsidRDefault="00595C49" w:rsidP="00595C49">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rPr>
        <w:t>9所示：</w:t>
      </w:r>
    </w:p>
    <w:p w14:paraId="12E58127" w14:textId="4D6D2363"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rPr>
        <w:t>9</w:t>
      </w:r>
      <w:r>
        <w:rPr>
          <w:rFonts w:ascii="宋体" w:eastAsia="宋体" w:hAnsi="宋体"/>
          <w:szCs w:val="21"/>
        </w:rPr>
        <w:t xml:space="preserve"> </w:t>
      </w:r>
      <w:r>
        <w:rPr>
          <w:rFonts w:ascii="宋体" w:eastAsia="宋体" w:hAnsi="宋体" w:cs="宋体" w:hint="eastAsia"/>
          <w:szCs w:val="21"/>
          <w:lang w:bidi="ar"/>
        </w:rPr>
        <w:t>Comment类属性表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95C49" w14:paraId="21B8A78B"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09986BDF" w14:textId="083B7694"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lastRenderedPageBreak/>
              <w:t>中文名</w:t>
            </w:r>
          </w:p>
        </w:tc>
        <w:tc>
          <w:tcPr>
            <w:tcW w:w="2277" w:type="dxa"/>
            <w:tcBorders>
              <w:top w:val="single" w:sz="4" w:space="0" w:color="auto"/>
              <w:left w:val="single" w:sz="4" w:space="0" w:color="auto"/>
              <w:bottom w:val="single" w:sz="4" w:space="0" w:color="auto"/>
              <w:right w:val="single" w:sz="4" w:space="0" w:color="auto"/>
            </w:tcBorders>
          </w:tcPr>
          <w:p w14:paraId="376EEE0E" w14:textId="0B48DB73"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英文名</w:t>
            </w:r>
          </w:p>
        </w:tc>
        <w:tc>
          <w:tcPr>
            <w:tcW w:w="2335" w:type="dxa"/>
            <w:tcBorders>
              <w:top w:val="single" w:sz="4" w:space="0" w:color="auto"/>
              <w:left w:val="single" w:sz="4" w:space="0" w:color="auto"/>
              <w:bottom w:val="single" w:sz="4" w:space="0" w:color="auto"/>
              <w:right w:val="single" w:sz="4" w:space="0" w:color="auto"/>
            </w:tcBorders>
          </w:tcPr>
          <w:p w14:paraId="35AF50B9" w14:textId="709B5D8F"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数据类型</w:t>
            </w:r>
          </w:p>
        </w:tc>
      </w:tr>
      <w:tr w:rsidR="00595C49" w14:paraId="06DDB9A3" w14:textId="77777777" w:rsidTr="00633AA3">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44004D46" w14:textId="12C46DF8"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评论ID</w:t>
            </w:r>
          </w:p>
        </w:tc>
        <w:tc>
          <w:tcPr>
            <w:tcW w:w="2277" w:type="dxa"/>
            <w:tcBorders>
              <w:top w:val="single" w:sz="4" w:space="0" w:color="auto"/>
              <w:left w:val="single" w:sz="4" w:space="0" w:color="auto"/>
              <w:bottom w:val="single" w:sz="4" w:space="0" w:color="auto"/>
              <w:right w:val="single" w:sz="4" w:space="0" w:color="auto"/>
            </w:tcBorders>
          </w:tcPr>
          <w:p w14:paraId="5AA13EBC" w14:textId="7AB7430E"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CommentID</w:t>
            </w:r>
          </w:p>
        </w:tc>
        <w:tc>
          <w:tcPr>
            <w:tcW w:w="2335" w:type="dxa"/>
            <w:tcBorders>
              <w:top w:val="single" w:sz="4" w:space="0" w:color="auto"/>
              <w:left w:val="single" w:sz="4" w:space="0" w:color="auto"/>
              <w:bottom w:val="single" w:sz="4" w:space="0" w:color="auto"/>
              <w:right w:val="single" w:sz="4" w:space="0" w:color="auto"/>
            </w:tcBorders>
          </w:tcPr>
          <w:p w14:paraId="76F096FF" w14:textId="5109342D"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595C49" w14:paraId="48F9B20C" w14:textId="77777777" w:rsidTr="00633AA3">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03276594" w14:textId="14C707ED"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主题帖ID</w:t>
            </w:r>
          </w:p>
        </w:tc>
        <w:tc>
          <w:tcPr>
            <w:tcW w:w="2277" w:type="dxa"/>
            <w:tcBorders>
              <w:top w:val="single" w:sz="4" w:space="0" w:color="auto"/>
              <w:left w:val="single" w:sz="4" w:space="0" w:color="auto"/>
              <w:bottom w:val="single" w:sz="4" w:space="0" w:color="auto"/>
              <w:right w:val="single" w:sz="4" w:space="0" w:color="auto"/>
            </w:tcBorders>
          </w:tcPr>
          <w:p w14:paraId="19709D8F" w14:textId="1FC715FA"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PostID</w:t>
            </w:r>
          </w:p>
        </w:tc>
        <w:tc>
          <w:tcPr>
            <w:tcW w:w="2335" w:type="dxa"/>
            <w:tcBorders>
              <w:top w:val="single" w:sz="4" w:space="0" w:color="auto"/>
              <w:left w:val="single" w:sz="4" w:space="0" w:color="auto"/>
              <w:bottom w:val="single" w:sz="4" w:space="0" w:color="auto"/>
              <w:right w:val="single" w:sz="4" w:space="0" w:color="auto"/>
            </w:tcBorders>
          </w:tcPr>
          <w:p w14:paraId="105932AC" w14:textId="0C125E19"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595C49" w14:paraId="0CF94DE9" w14:textId="77777777" w:rsidTr="00633AA3">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2E304DBA" w14:textId="0CB9D90C"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评论者ID</w:t>
            </w:r>
          </w:p>
        </w:tc>
        <w:tc>
          <w:tcPr>
            <w:tcW w:w="2277" w:type="dxa"/>
            <w:tcBorders>
              <w:top w:val="single" w:sz="4" w:space="0" w:color="auto"/>
              <w:left w:val="single" w:sz="4" w:space="0" w:color="auto"/>
              <w:bottom w:val="single" w:sz="4" w:space="0" w:color="auto"/>
              <w:right w:val="single" w:sz="4" w:space="0" w:color="auto"/>
            </w:tcBorders>
          </w:tcPr>
          <w:p w14:paraId="0E22AA78" w14:textId="31657C2A"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userID</w:t>
            </w:r>
          </w:p>
        </w:tc>
        <w:tc>
          <w:tcPr>
            <w:tcW w:w="2335" w:type="dxa"/>
            <w:tcBorders>
              <w:top w:val="single" w:sz="4" w:space="0" w:color="auto"/>
              <w:left w:val="single" w:sz="4" w:space="0" w:color="auto"/>
              <w:bottom w:val="single" w:sz="4" w:space="0" w:color="auto"/>
              <w:right w:val="single" w:sz="4" w:space="0" w:color="auto"/>
            </w:tcBorders>
          </w:tcPr>
          <w:p w14:paraId="62F28586" w14:textId="7FAF556B"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595C49" w14:paraId="24213421" w14:textId="77777777" w:rsidTr="00633AA3">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532E8A28" w14:textId="5F546421"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评论内容</w:t>
            </w:r>
          </w:p>
        </w:tc>
        <w:tc>
          <w:tcPr>
            <w:tcW w:w="2277" w:type="dxa"/>
            <w:tcBorders>
              <w:top w:val="single" w:sz="4" w:space="0" w:color="auto"/>
              <w:left w:val="single" w:sz="4" w:space="0" w:color="auto"/>
              <w:bottom w:val="single" w:sz="4" w:space="0" w:color="auto"/>
              <w:right w:val="single" w:sz="4" w:space="0" w:color="auto"/>
            </w:tcBorders>
          </w:tcPr>
          <w:p w14:paraId="3B77084F" w14:textId="5C6DC50D"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Content</w:t>
            </w:r>
          </w:p>
        </w:tc>
        <w:tc>
          <w:tcPr>
            <w:tcW w:w="2335" w:type="dxa"/>
            <w:tcBorders>
              <w:top w:val="single" w:sz="4" w:space="0" w:color="auto"/>
              <w:left w:val="single" w:sz="4" w:space="0" w:color="auto"/>
              <w:bottom w:val="single" w:sz="4" w:space="0" w:color="auto"/>
              <w:right w:val="single" w:sz="4" w:space="0" w:color="auto"/>
            </w:tcBorders>
          </w:tcPr>
          <w:p w14:paraId="60868821" w14:textId="3AF4FD44"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text</w:t>
            </w:r>
          </w:p>
        </w:tc>
      </w:tr>
      <w:tr w:rsidR="00595C49" w14:paraId="5A4D4840" w14:textId="77777777" w:rsidTr="00633AA3">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28D99D2C" w14:textId="4BB25B10"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评论时间</w:t>
            </w:r>
          </w:p>
        </w:tc>
        <w:tc>
          <w:tcPr>
            <w:tcW w:w="2277" w:type="dxa"/>
            <w:tcBorders>
              <w:top w:val="single" w:sz="4" w:space="0" w:color="auto"/>
              <w:left w:val="single" w:sz="4" w:space="0" w:color="auto"/>
              <w:bottom w:val="single" w:sz="4" w:space="0" w:color="auto"/>
              <w:right w:val="single" w:sz="4" w:space="0" w:color="auto"/>
            </w:tcBorders>
          </w:tcPr>
          <w:p w14:paraId="3F6F69E4" w14:textId="33F771B4"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PublishTime</w:t>
            </w:r>
          </w:p>
        </w:tc>
        <w:tc>
          <w:tcPr>
            <w:tcW w:w="2335" w:type="dxa"/>
            <w:tcBorders>
              <w:top w:val="single" w:sz="4" w:space="0" w:color="auto"/>
              <w:left w:val="single" w:sz="4" w:space="0" w:color="auto"/>
              <w:bottom w:val="single" w:sz="4" w:space="0" w:color="auto"/>
              <w:right w:val="single" w:sz="4" w:space="0" w:color="auto"/>
            </w:tcBorders>
          </w:tcPr>
          <w:p w14:paraId="303E1F8E" w14:textId="2B521797" w:rsidR="00595C49" w:rsidRDefault="00595C49" w:rsidP="00595C49">
            <w:pPr>
              <w:spacing w:line="360" w:lineRule="auto"/>
              <w:jc w:val="center"/>
              <w:rPr>
                <w:rFonts w:ascii="宋体" w:eastAsia="宋体" w:hAnsi="宋体" w:hint="eastAsia"/>
                <w:szCs w:val="21"/>
              </w:rPr>
            </w:pPr>
            <w:r>
              <w:rPr>
                <w:rFonts w:ascii="宋体" w:eastAsia="宋体" w:hAnsi="宋体" w:cs="宋体" w:hint="eastAsia"/>
                <w:szCs w:val="21"/>
                <w:lang w:bidi="ar"/>
              </w:rPr>
              <w:t>datetime</w:t>
            </w:r>
          </w:p>
        </w:tc>
      </w:tr>
    </w:tbl>
    <w:p w14:paraId="70831E11" w14:textId="77777777" w:rsidR="00595C49" w:rsidRDefault="00595C49">
      <w:pPr>
        <w:spacing w:line="360" w:lineRule="auto"/>
        <w:jc w:val="center"/>
        <w:rPr>
          <w:rFonts w:ascii="宋体" w:eastAsia="宋体" w:hAnsi="宋体" w:hint="eastAsia"/>
          <w:szCs w:val="21"/>
        </w:rPr>
      </w:pPr>
    </w:p>
    <w:p w14:paraId="33511572" w14:textId="77777777" w:rsidR="00692F37" w:rsidRDefault="00692F37" w:rsidP="00692F37">
      <w:pPr>
        <w:spacing w:line="360" w:lineRule="auto"/>
        <w:jc w:val="left"/>
        <w:rPr>
          <w:ins w:id="87" w:author="xf s" w:date="2025-11-13T19:04:00Z" w16du:dateUtc="2025-11-13T11:04:00Z"/>
          <w:rFonts w:ascii="宋体" w:eastAsia="宋体" w:hAnsi="宋体" w:hint="eastAsia"/>
          <w:b/>
          <w:bCs/>
          <w:szCs w:val="21"/>
        </w:rPr>
      </w:pPr>
      <w:ins w:id="88" w:author="xf s" w:date="2025-11-13T19:04:00Z" w16du:dateUtc="2025-11-13T11:04:00Z">
        <w:r>
          <w:rPr>
            <w:rFonts w:ascii="宋体" w:eastAsia="宋体" w:hAnsi="宋体" w:hint="eastAsia"/>
            <w:b/>
            <w:bCs/>
            <w:szCs w:val="21"/>
          </w:rPr>
          <w:t>类名：</w:t>
        </w:r>
        <w:r>
          <w:rPr>
            <w:rFonts w:ascii="宋体" w:eastAsia="宋体" w:hAnsi="宋体" w:cs="宋体" w:hint="eastAsia"/>
            <w:szCs w:val="21"/>
            <w:lang w:bidi="ar"/>
          </w:rPr>
          <w:t>Favorite</w:t>
        </w:r>
        <w:r>
          <w:rPr>
            <w:rFonts w:ascii="宋体" w:eastAsia="宋体" w:hAnsi="宋体" w:cs="宋体" w:hint="eastAsia"/>
            <w:b/>
            <w:bCs/>
            <w:szCs w:val="21"/>
            <w:lang w:bidi="ar"/>
          </w:rPr>
          <w:t>(收藏类)</w:t>
        </w:r>
      </w:ins>
    </w:p>
    <w:p w14:paraId="48B08CA8" w14:textId="77777777" w:rsidR="00692F37" w:rsidRDefault="00692F37" w:rsidP="00692F37">
      <w:pPr>
        <w:spacing w:line="360" w:lineRule="auto"/>
        <w:jc w:val="left"/>
        <w:rPr>
          <w:ins w:id="89" w:author="xf s" w:date="2025-11-13T19:04:00Z" w16du:dateUtc="2025-11-13T11:04:00Z"/>
          <w:rFonts w:ascii="宋体" w:eastAsia="宋体" w:hAnsi="宋体" w:hint="eastAsia"/>
          <w:b/>
          <w:bCs/>
          <w:szCs w:val="21"/>
        </w:rPr>
      </w:pPr>
      <w:ins w:id="90" w:author="xf s" w:date="2025-11-13T19:04:00Z" w16du:dateUtc="2025-11-13T11:04:00Z">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rPr>
          <w:t>10所示：</w:t>
        </w:r>
      </w:ins>
    </w:p>
    <w:p w14:paraId="3810E57E" w14:textId="77777777" w:rsidR="00692F37" w:rsidRDefault="00692F37" w:rsidP="00692F37">
      <w:pPr>
        <w:spacing w:line="360" w:lineRule="auto"/>
        <w:jc w:val="center"/>
        <w:rPr>
          <w:ins w:id="91" w:author="xf s" w:date="2025-11-13T19:04:00Z" w16du:dateUtc="2025-11-13T11:04:00Z"/>
          <w:rFonts w:ascii="宋体" w:eastAsia="宋体" w:hAnsi="宋体" w:hint="eastAsia"/>
          <w:szCs w:val="21"/>
        </w:rPr>
      </w:pPr>
      <w:ins w:id="92" w:author="xf s" w:date="2025-11-13T19:04:00Z" w16du:dateUtc="2025-11-13T11:04:00Z">
        <w:r>
          <w:rPr>
            <w:rFonts w:ascii="宋体" w:eastAsia="宋体" w:hAnsi="宋体" w:hint="eastAsia"/>
            <w:szCs w:val="21"/>
          </w:rPr>
          <w:t>表3</w:t>
        </w:r>
        <w:r>
          <w:rPr>
            <w:rFonts w:ascii="宋体" w:eastAsia="宋体" w:hAnsi="宋体"/>
            <w:szCs w:val="21"/>
          </w:rPr>
          <w:t>.1.</w:t>
        </w:r>
        <w:r>
          <w:rPr>
            <w:rFonts w:ascii="宋体" w:eastAsia="宋体" w:hAnsi="宋体" w:hint="eastAsia"/>
            <w:szCs w:val="21"/>
          </w:rPr>
          <w:t>10</w:t>
        </w:r>
        <w:r>
          <w:rPr>
            <w:rFonts w:ascii="宋体" w:eastAsia="宋体" w:hAnsi="宋体"/>
            <w:szCs w:val="21"/>
          </w:rPr>
          <w:t xml:space="preserve"> </w:t>
        </w:r>
        <w:r>
          <w:rPr>
            <w:rFonts w:ascii="宋体" w:eastAsia="宋体" w:hAnsi="宋体" w:cs="宋体" w:hint="eastAsia"/>
            <w:szCs w:val="21"/>
            <w:lang w:bidi="ar"/>
          </w:rPr>
          <w:t>Favorite类属性表</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692F37" w14:paraId="4CC2B1AC" w14:textId="77777777" w:rsidTr="00680918">
        <w:trPr>
          <w:jc w:val="center"/>
          <w:ins w:id="93" w:author="xf s" w:date="2025-11-13T19:04:00Z"/>
        </w:trPr>
        <w:tc>
          <w:tcPr>
            <w:tcW w:w="1832" w:type="dxa"/>
            <w:tcBorders>
              <w:top w:val="single" w:sz="4" w:space="0" w:color="auto"/>
              <w:left w:val="single" w:sz="4" w:space="0" w:color="auto"/>
              <w:bottom w:val="single" w:sz="4" w:space="0" w:color="auto"/>
              <w:right w:val="single" w:sz="4" w:space="0" w:color="auto"/>
            </w:tcBorders>
          </w:tcPr>
          <w:p w14:paraId="7B40F227" w14:textId="77777777" w:rsidR="00692F37" w:rsidRDefault="00692F37" w:rsidP="00680918">
            <w:pPr>
              <w:spacing w:line="360" w:lineRule="auto"/>
              <w:jc w:val="center"/>
              <w:rPr>
                <w:ins w:id="94" w:author="xf s" w:date="2025-11-13T19:04:00Z" w16du:dateUtc="2025-11-13T11:04:00Z"/>
                <w:rFonts w:ascii="宋体" w:eastAsia="宋体" w:hAnsi="宋体" w:hint="eastAsia"/>
                <w:szCs w:val="21"/>
              </w:rPr>
            </w:pPr>
            <w:ins w:id="95" w:author="xf s" w:date="2025-11-13T19:04:00Z" w16du:dateUtc="2025-11-13T11:04:00Z">
              <w:r>
                <w:rPr>
                  <w:rFonts w:ascii="宋体" w:eastAsia="宋体" w:hAnsi="宋体" w:cs="宋体" w:hint="eastAsia"/>
                  <w:szCs w:val="21"/>
                  <w:lang w:bidi="ar"/>
                </w:rPr>
                <w:t>中文名</w:t>
              </w:r>
            </w:ins>
          </w:p>
        </w:tc>
        <w:tc>
          <w:tcPr>
            <w:tcW w:w="2277" w:type="dxa"/>
            <w:tcBorders>
              <w:top w:val="single" w:sz="4" w:space="0" w:color="auto"/>
              <w:left w:val="single" w:sz="4" w:space="0" w:color="auto"/>
              <w:bottom w:val="single" w:sz="4" w:space="0" w:color="auto"/>
              <w:right w:val="single" w:sz="4" w:space="0" w:color="auto"/>
            </w:tcBorders>
          </w:tcPr>
          <w:p w14:paraId="0596CB24" w14:textId="77777777" w:rsidR="00692F37" w:rsidRDefault="00692F37" w:rsidP="00680918">
            <w:pPr>
              <w:spacing w:line="360" w:lineRule="auto"/>
              <w:jc w:val="center"/>
              <w:rPr>
                <w:ins w:id="96" w:author="xf s" w:date="2025-11-13T19:04:00Z" w16du:dateUtc="2025-11-13T11:04:00Z"/>
                <w:rFonts w:ascii="宋体" w:eastAsia="宋体" w:hAnsi="宋体" w:hint="eastAsia"/>
                <w:szCs w:val="21"/>
              </w:rPr>
            </w:pPr>
            <w:ins w:id="97" w:author="xf s" w:date="2025-11-13T19:04:00Z" w16du:dateUtc="2025-11-13T11:04:00Z">
              <w:r>
                <w:rPr>
                  <w:rFonts w:ascii="宋体" w:eastAsia="宋体" w:hAnsi="宋体" w:cs="宋体" w:hint="eastAsia"/>
                  <w:szCs w:val="21"/>
                  <w:lang w:bidi="ar"/>
                </w:rPr>
                <w:t>英文名</w:t>
              </w:r>
            </w:ins>
          </w:p>
        </w:tc>
        <w:tc>
          <w:tcPr>
            <w:tcW w:w="2335" w:type="dxa"/>
            <w:tcBorders>
              <w:top w:val="single" w:sz="4" w:space="0" w:color="auto"/>
              <w:left w:val="single" w:sz="4" w:space="0" w:color="auto"/>
              <w:bottom w:val="single" w:sz="4" w:space="0" w:color="auto"/>
              <w:right w:val="single" w:sz="4" w:space="0" w:color="auto"/>
            </w:tcBorders>
          </w:tcPr>
          <w:p w14:paraId="04FBD90E" w14:textId="77777777" w:rsidR="00692F37" w:rsidRDefault="00692F37" w:rsidP="00680918">
            <w:pPr>
              <w:spacing w:line="360" w:lineRule="auto"/>
              <w:jc w:val="center"/>
              <w:rPr>
                <w:ins w:id="98" w:author="xf s" w:date="2025-11-13T19:04:00Z" w16du:dateUtc="2025-11-13T11:04:00Z"/>
                <w:rFonts w:ascii="宋体" w:eastAsia="宋体" w:hAnsi="宋体" w:hint="eastAsia"/>
                <w:szCs w:val="21"/>
              </w:rPr>
            </w:pPr>
            <w:ins w:id="99" w:author="xf s" w:date="2025-11-13T19:04:00Z" w16du:dateUtc="2025-11-13T11:04:00Z">
              <w:r>
                <w:rPr>
                  <w:rFonts w:ascii="宋体" w:eastAsia="宋体" w:hAnsi="宋体" w:cs="宋体" w:hint="eastAsia"/>
                  <w:szCs w:val="21"/>
                  <w:lang w:bidi="ar"/>
                </w:rPr>
                <w:t>数据类型</w:t>
              </w:r>
            </w:ins>
          </w:p>
        </w:tc>
      </w:tr>
      <w:tr w:rsidR="00692F37" w14:paraId="25500599" w14:textId="77777777" w:rsidTr="00680918">
        <w:trPr>
          <w:trHeight w:val="464"/>
          <w:jc w:val="center"/>
          <w:ins w:id="100" w:author="xf s" w:date="2025-11-13T19:04:00Z"/>
        </w:trPr>
        <w:tc>
          <w:tcPr>
            <w:tcW w:w="1832" w:type="dxa"/>
            <w:tcBorders>
              <w:top w:val="single" w:sz="4" w:space="0" w:color="auto"/>
              <w:left w:val="single" w:sz="4" w:space="0" w:color="auto"/>
              <w:bottom w:val="single" w:sz="4" w:space="0" w:color="auto"/>
              <w:right w:val="single" w:sz="4" w:space="0" w:color="auto"/>
            </w:tcBorders>
          </w:tcPr>
          <w:p w14:paraId="6426E72D" w14:textId="77777777" w:rsidR="00692F37" w:rsidRDefault="00692F37" w:rsidP="00680918">
            <w:pPr>
              <w:spacing w:line="360" w:lineRule="auto"/>
              <w:jc w:val="center"/>
              <w:rPr>
                <w:ins w:id="101" w:author="xf s" w:date="2025-11-13T19:04:00Z" w16du:dateUtc="2025-11-13T11:04:00Z"/>
                <w:rFonts w:ascii="宋体" w:eastAsia="宋体" w:hAnsi="宋体" w:hint="eastAsia"/>
                <w:szCs w:val="21"/>
              </w:rPr>
            </w:pPr>
            <w:ins w:id="102" w:author="xf s" w:date="2025-11-13T19:04:00Z" w16du:dateUtc="2025-11-13T11:04:00Z">
              <w:r>
                <w:rPr>
                  <w:rFonts w:ascii="宋体" w:eastAsia="宋体" w:hAnsi="宋体" w:cs="宋体" w:hint="eastAsia"/>
                  <w:szCs w:val="21"/>
                  <w:lang w:bidi="ar"/>
                </w:rPr>
                <w:t>收藏ID</w:t>
              </w:r>
            </w:ins>
          </w:p>
        </w:tc>
        <w:tc>
          <w:tcPr>
            <w:tcW w:w="2277" w:type="dxa"/>
            <w:tcBorders>
              <w:top w:val="single" w:sz="4" w:space="0" w:color="auto"/>
              <w:left w:val="single" w:sz="4" w:space="0" w:color="auto"/>
              <w:bottom w:val="single" w:sz="4" w:space="0" w:color="auto"/>
              <w:right w:val="single" w:sz="4" w:space="0" w:color="auto"/>
            </w:tcBorders>
          </w:tcPr>
          <w:p w14:paraId="437FA56E" w14:textId="08519A53" w:rsidR="00692F37" w:rsidRDefault="00692F37" w:rsidP="00680918">
            <w:pPr>
              <w:spacing w:line="360" w:lineRule="auto"/>
              <w:jc w:val="center"/>
              <w:rPr>
                <w:ins w:id="103" w:author="xf s" w:date="2025-11-13T19:04:00Z" w16du:dateUtc="2025-11-13T11:04:00Z"/>
                <w:rFonts w:ascii="宋体" w:eastAsia="宋体" w:hAnsi="宋体" w:hint="eastAsia"/>
                <w:szCs w:val="21"/>
              </w:rPr>
            </w:pPr>
            <w:ins w:id="104" w:author="xf s" w:date="2025-11-13T19:04:00Z" w16du:dateUtc="2025-11-13T11:04:00Z">
              <w:r>
                <w:rPr>
                  <w:rFonts w:ascii="宋体" w:eastAsia="宋体" w:hAnsi="宋体" w:cs="宋体" w:hint="eastAsia"/>
                  <w:szCs w:val="21"/>
                  <w:lang w:bidi="ar"/>
                </w:rPr>
                <w:t>FavoriteID</w:t>
              </w:r>
            </w:ins>
          </w:p>
        </w:tc>
        <w:tc>
          <w:tcPr>
            <w:tcW w:w="2335" w:type="dxa"/>
            <w:tcBorders>
              <w:top w:val="single" w:sz="4" w:space="0" w:color="auto"/>
              <w:left w:val="single" w:sz="4" w:space="0" w:color="auto"/>
              <w:bottom w:val="single" w:sz="4" w:space="0" w:color="auto"/>
              <w:right w:val="single" w:sz="4" w:space="0" w:color="auto"/>
            </w:tcBorders>
          </w:tcPr>
          <w:p w14:paraId="12FA3F03" w14:textId="77777777" w:rsidR="00692F37" w:rsidRDefault="00692F37" w:rsidP="00680918">
            <w:pPr>
              <w:spacing w:line="360" w:lineRule="auto"/>
              <w:jc w:val="center"/>
              <w:rPr>
                <w:ins w:id="105" w:author="xf s" w:date="2025-11-13T19:04:00Z" w16du:dateUtc="2025-11-13T11:04:00Z"/>
                <w:rFonts w:ascii="宋体" w:eastAsia="宋体" w:hAnsi="宋体" w:hint="eastAsia"/>
                <w:szCs w:val="21"/>
              </w:rPr>
            </w:pPr>
            <w:ins w:id="106" w:author="xf s" w:date="2025-11-13T19:04:00Z" w16du:dateUtc="2025-11-13T11:04:00Z">
              <w:r>
                <w:rPr>
                  <w:rFonts w:ascii="宋体" w:eastAsia="宋体" w:hAnsi="宋体" w:cs="宋体" w:hint="eastAsia"/>
                  <w:szCs w:val="21"/>
                  <w:lang w:bidi="ar"/>
                </w:rPr>
                <w:t>varchar</w:t>
              </w:r>
            </w:ins>
          </w:p>
        </w:tc>
      </w:tr>
      <w:tr w:rsidR="00692F37" w14:paraId="7DD8DE84" w14:textId="77777777" w:rsidTr="00680918">
        <w:trPr>
          <w:trHeight w:val="464"/>
          <w:jc w:val="center"/>
          <w:ins w:id="107" w:author="xf s" w:date="2025-11-13T19:04:00Z"/>
        </w:trPr>
        <w:tc>
          <w:tcPr>
            <w:tcW w:w="1832" w:type="dxa"/>
            <w:tcBorders>
              <w:top w:val="single" w:sz="4" w:space="0" w:color="auto"/>
              <w:left w:val="single" w:sz="4" w:space="0" w:color="auto"/>
              <w:bottom w:val="single" w:sz="4" w:space="0" w:color="auto"/>
              <w:right w:val="single" w:sz="4" w:space="0" w:color="auto"/>
            </w:tcBorders>
          </w:tcPr>
          <w:p w14:paraId="09F37835" w14:textId="77777777" w:rsidR="00692F37" w:rsidRDefault="00692F37" w:rsidP="00680918">
            <w:pPr>
              <w:spacing w:line="360" w:lineRule="auto"/>
              <w:jc w:val="center"/>
              <w:rPr>
                <w:ins w:id="108" w:author="xf s" w:date="2025-11-13T19:04:00Z" w16du:dateUtc="2025-11-13T11:04:00Z"/>
                <w:rFonts w:ascii="宋体" w:eastAsia="宋体" w:hAnsi="宋体" w:cs="宋体" w:hint="eastAsia"/>
                <w:szCs w:val="21"/>
                <w:lang w:bidi="ar"/>
              </w:rPr>
            </w:pPr>
            <w:ins w:id="109" w:author="xf s" w:date="2025-11-13T19:04:00Z" w16du:dateUtc="2025-11-13T11:04:00Z">
              <w:r>
                <w:rPr>
                  <w:rFonts w:ascii="宋体" w:eastAsia="宋体" w:hAnsi="宋体" w:cs="宋体" w:hint="eastAsia"/>
                  <w:szCs w:val="21"/>
                  <w:lang w:bidi="ar"/>
                </w:rPr>
                <w:t>用户ID</w:t>
              </w:r>
            </w:ins>
          </w:p>
        </w:tc>
        <w:tc>
          <w:tcPr>
            <w:tcW w:w="2277" w:type="dxa"/>
            <w:tcBorders>
              <w:top w:val="single" w:sz="4" w:space="0" w:color="auto"/>
              <w:left w:val="single" w:sz="4" w:space="0" w:color="auto"/>
              <w:bottom w:val="single" w:sz="4" w:space="0" w:color="auto"/>
              <w:right w:val="single" w:sz="4" w:space="0" w:color="auto"/>
            </w:tcBorders>
          </w:tcPr>
          <w:p w14:paraId="5C573084" w14:textId="77777777" w:rsidR="00692F37" w:rsidRDefault="00692F37" w:rsidP="00680918">
            <w:pPr>
              <w:spacing w:line="360" w:lineRule="auto"/>
              <w:jc w:val="center"/>
              <w:rPr>
                <w:ins w:id="110" w:author="xf s" w:date="2025-11-13T19:04:00Z" w16du:dateUtc="2025-11-13T11:04:00Z"/>
                <w:rFonts w:ascii="宋体" w:eastAsia="宋体" w:hAnsi="宋体" w:cs="宋体" w:hint="eastAsia"/>
                <w:szCs w:val="21"/>
                <w:lang w:bidi="ar"/>
              </w:rPr>
            </w:pPr>
            <w:ins w:id="111" w:author="xf s" w:date="2025-11-13T19:04:00Z" w16du:dateUtc="2025-11-13T11:04:00Z">
              <w:r>
                <w:rPr>
                  <w:rFonts w:ascii="宋体" w:eastAsia="宋体" w:hAnsi="宋体" w:cs="宋体" w:hint="eastAsia"/>
                  <w:szCs w:val="21"/>
                  <w:lang w:bidi="ar"/>
                </w:rPr>
                <w:t>UserID</w:t>
              </w:r>
            </w:ins>
          </w:p>
        </w:tc>
        <w:tc>
          <w:tcPr>
            <w:tcW w:w="2335" w:type="dxa"/>
            <w:tcBorders>
              <w:top w:val="single" w:sz="4" w:space="0" w:color="auto"/>
              <w:left w:val="single" w:sz="4" w:space="0" w:color="auto"/>
              <w:bottom w:val="single" w:sz="4" w:space="0" w:color="auto"/>
              <w:right w:val="single" w:sz="4" w:space="0" w:color="auto"/>
            </w:tcBorders>
          </w:tcPr>
          <w:p w14:paraId="17ED18B0" w14:textId="77777777" w:rsidR="00692F37" w:rsidRDefault="00692F37" w:rsidP="00680918">
            <w:pPr>
              <w:spacing w:line="360" w:lineRule="auto"/>
              <w:jc w:val="center"/>
              <w:rPr>
                <w:ins w:id="112" w:author="xf s" w:date="2025-11-13T19:04:00Z" w16du:dateUtc="2025-11-13T11:04:00Z"/>
                <w:rFonts w:ascii="宋体" w:eastAsia="宋体" w:hAnsi="宋体" w:cs="宋体" w:hint="eastAsia"/>
                <w:szCs w:val="21"/>
                <w:lang w:bidi="ar"/>
              </w:rPr>
            </w:pPr>
            <w:ins w:id="113" w:author="xf s" w:date="2025-11-13T19:04:00Z" w16du:dateUtc="2025-11-13T11:04:00Z">
              <w:r>
                <w:rPr>
                  <w:rFonts w:ascii="宋体" w:eastAsia="宋体" w:hAnsi="宋体" w:cs="宋体" w:hint="eastAsia"/>
                  <w:szCs w:val="21"/>
                  <w:lang w:bidi="ar"/>
                </w:rPr>
                <w:t>varchar</w:t>
              </w:r>
            </w:ins>
          </w:p>
        </w:tc>
      </w:tr>
      <w:tr w:rsidR="00692F37" w14:paraId="32E6F739" w14:textId="77777777" w:rsidTr="00680918">
        <w:trPr>
          <w:trHeight w:val="464"/>
          <w:jc w:val="center"/>
          <w:ins w:id="114" w:author="xf s" w:date="2025-11-13T19:04:00Z"/>
        </w:trPr>
        <w:tc>
          <w:tcPr>
            <w:tcW w:w="1832" w:type="dxa"/>
            <w:tcBorders>
              <w:top w:val="single" w:sz="4" w:space="0" w:color="auto"/>
              <w:left w:val="single" w:sz="4" w:space="0" w:color="auto"/>
              <w:bottom w:val="single" w:sz="4" w:space="0" w:color="auto"/>
              <w:right w:val="single" w:sz="4" w:space="0" w:color="auto"/>
            </w:tcBorders>
          </w:tcPr>
          <w:p w14:paraId="03DD7235" w14:textId="77777777" w:rsidR="00692F37" w:rsidRDefault="00692F37" w:rsidP="00680918">
            <w:pPr>
              <w:spacing w:line="360" w:lineRule="auto"/>
              <w:jc w:val="center"/>
              <w:rPr>
                <w:ins w:id="115" w:author="xf s" w:date="2025-11-13T19:04:00Z" w16du:dateUtc="2025-11-13T11:04:00Z"/>
                <w:rFonts w:ascii="宋体" w:eastAsia="宋体" w:hAnsi="宋体" w:hint="eastAsia"/>
                <w:szCs w:val="21"/>
              </w:rPr>
            </w:pPr>
            <w:ins w:id="116" w:author="xf s" w:date="2025-11-13T19:04:00Z" w16du:dateUtc="2025-11-13T11:04:00Z">
              <w:r>
                <w:rPr>
                  <w:rFonts w:ascii="宋体" w:eastAsia="宋体" w:hAnsi="宋体" w:cs="宋体" w:hint="eastAsia"/>
                  <w:szCs w:val="21"/>
                  <w:lang w:bidi="ar"/>
                </w:rPr>
                <w:t>收藏对象ID</w:t>
              </w:r>
            </w:ins>
          </w:p>
        </w:tc>
        <w:tc>
          <w:tcPr>
            <w:tcW w:w="2277" w:type="dxa"/>
            <w:tcBorders>
              <w:top w:val="single" w:sz="4" w:space="0" w:color="auto"/>
              <w:left w:val="single" w:sz="4" w:space="0" w:color="auto"/>
              <w:bottom w:val="single" w:sz="4" w:space="0" w:color="auto"/>
              <w:right w:val="single" w:sz="4" w:space="0" w:color="auto"/>
            </w:tcBorders>
          </w:tcPr>
          <w:p w14:paraId="6172FF4B" w14:textId="77777777" w:rsidR="00692F37" w:rsidRDefault="00692F37" w:rsidP="00680918">
            <w:pPr>
              <w:spacing w:line="360" w:lineRule="auto"/>
              <w:jc w:val="center"/>
              <w:rPr>
                <w:ins w:id="117" w:author="xf s" w:date="2025-11-13T19:04:00Z" w16du:dateUtc="2025-11-13T11:04:00Z"/>
                <w:rFonts w:ascii="宋体" w:eastAsia="宋体" w:hAnsi="宋体" w:hint="eastAsia"/>
                <w:szCs w:val="21"/>
              </w:rPr>
            </w:pPr>
            <w:ins w:id="118" w:author="xf s" w:date="2025-11-13T19:04:00Z" w16du:dateUtc="2025-11-13T11:04:00Z">
              <w:r>
                <w:rPr>
                  <w:rFonts w:ascii="宋体" w:eastAsia="宋体" w:hAnsi="宋体" w:cs="宋体" w:hint="eastAsia"/>
                  <w:szCs w:val="21"/>
                  <w:lang w:bidi="ar"/>
                </w:rPr>
                <w:t>TargetID</w:t>
              </w:r>
            </w:ins>
          </w:p>
        </w:tc>
        <w:tc>
          <w:tcPr>
            <w:tcW w:w="2335" w:type="dxa"/>
            <w:tcBorders>
              <w:top w:val="single" w:sz="4" w:space="0" w:color="auto"/>
              <w:left w:val="single" w:sz="4" w:space="0" w:color="auto"/>
              <w:bottom w:val="single" w:sz="4" w:space="0" w:color="auto"/>
              <w:right w:val="single" w:sz="4" w:space="0" w:color="auto"/>
            </w:tcBorders>
          </w:tcPr>
          <w:p w14:paraId="13B8C840" w14:textId="77777777" w:rsidR="00692F37" w:rsidRDefault="00692F37" w:rsidP="00680918">
            <w:pPr>
              <w:spacing w:line="360" w:lineRule="auto"/>
              <w:jc w:val="center"/>
              <w:rPr>
                <w:ins w:id="119" w:author="xf s" w:date="2025-11-13T19:04:00Z" w16du:dateUtc="2025-11-13T11:04:00Z"/>
                <w:rFonts w:ascii="宋体" w:eastAsia="宋体" w:hAnsi="宋体" w:hint="eastAsia"/>
                <w:szCs w:val="21"/>
              </w:rPr>
            </w:pPr>
            <w:ins w:id="120" w:author="xf s" w:date="2025-11-13T19:04:00Z" w16du:dateUtc="2025-11-13T11:04:00Z">
              <w:r>
                <w:rPr>
                  <w:rFonts w:ascii="宋体" w:eastAsia="宋体" w:hAnsi="宋体" w:hint="eastAsia"/>
                  <w:szCs w:val="21"/>
                </w:rPr>
                <w:t>Varchar</w:t>
              </w:r>
            </w:ins>
          </w:p>
        </w:tc>
      </w:tr>
      <w:tr w:rsidR="00692F37" w14:paraId="4C7BC8B0" w14:textId="77777777" w:rsidTr="00680918">
        <w:trPr>
          <w:trHeight w:val="464"/>
          <w:jc w:val="center"/>
          <w:ins w:id="121" w:author="xf s" w:date="2025-11-13T19:04:00Z"/>
        </w:trPr>
        <w:tc>
          <w:tcPr>
            <w:tcW w:w="1832" w:type="dxa"/>
            <w:tcBorders>
              <w:top w:val="single" w:sz="4" w:space="0" w:color="auto"/>
              <w:left w:val="single" w:sz="4" w:space="0" w:color="auto"/>
              <w:bottom w:val="single" w:sz="4" w:space="0" w:color="auto"/>
              <w:right w:val="single" w:sz="4" w:space="0" w:color="auto"/>
            </w:tcBorders>
          </w:tcPr>
          <w:p w14:paraId="61A7137B" w14:textId="77777777" w:rsidR="00692F37" w:rsidRDefault="00692F37" w:rsidP="00680918">
            <w:pPr>
              <w:spacing w:line="360" w:lineRule="auto"/>
              <w:jc w:val="center"/>
              <w:rPr>
                <w:ins w:id="122" w:author="xf s" w:date="2025-11-13T19:04:00Z" w16du:dateUtc="2025-11-13T11:04:00Z"/>
                <w:rFonts w:ascii="宋体" w:eastAsia="宋体" w:hAnsi="宋体" w:cs="宋体" w:hint="eastAsia"/>
                <w:szCs w:val="21"/>
                <w:lang w:bidi="ar"/>
              </w:rPr>
            </w:pPr>
            <w:commentRangeStart w:id="123"/>
            <w:ins w:id="124" w:author="xf s" w:date="2025-11-13T19:04:00Z" w16du:dateUtc="2025-11-13T11:04:00Z">
              <w:r>
                <w:rPr>
                  <w:rFonts w:ascii="宋体" w:eastAsia="宋体" w:hAnsi="宋体" w:cs="宋体" w:hint="eastAsia"/>
                  <w:szCs w:val="21"/>
                  <w:lang w:bidi="ar"/>
                </w:rPr>
                <w:t>收藏对象类型</w:t>
              </w:r>
            </w:ins>
          </w:p>
        </w:tc>
        <w:tc>
          <w:tcPr>
            <w:tcW w:w="2277" w:type="dxa"/>
            <w:tcBorders>
              <w:top w:val="single" w:sz="4" w:space="0" w:color="auto"/>
              <w:left w:val="single" w:sz="4" w:space="0" w:color="auto"/>
              <w:bottom w:val="single" w:sz="4" w:space="0" w:color="auto"/>
              <w:right w:val="single" w:sz="4" w:space="0" w:color="auto"/>
            </w:tcBorders>
          </w:tcPr>
          <w:p w14:paraId="61A3445A" w14:textId="77777777" w:rsidR="00692F37" w:rsidRDefault="00692F37" w:rsidP="00680918">
            <w:pPr>
              <w:spacing w:line="360" w:lineRule="auto"/>
              <w:jc w:val="center"/>
              <w:rPr>
                <w:ins w:id="125" w:author="xf s" w:date="2025-11-13T19:04:00Z" w16du:dateUtc="2025-11-13T11:04:00Z"/>
                <w:rFonts w:ascii="宋体" w:eastAsia="宋体" w:hAnsi="宋体" w:cs="宋体" w:hint="eastAsia"/>
                <w:szCs w:val="21"/>
                <w:lang w:bidi="ar"/>
              </w:rPr>
            </w:pPr>
            <w:ins w:id="126" w:author="xf s" w:date="2025-11-13T19:04:00Z" w16du:dateUtc="2025-11-13T11:04:00Z">
              <w:r>
                <w:rPr>
                  <w:rFonts w:ascii="宋体" w:eastAsia="宋体" w:hAnsi="宋体" w:cs="宋体" w:hint="eastAsia"/>
                  <w:szCs w:val="21"/>
                  <w:lang w:bidi="ar"/>
                </w:rPr>
                <w:t>TargetType</w:t>
              </w:r>
            </w:ins>
          </w:p>
        </w:tc>
        <w:tc>
          <w:tcPr>
            <w:tcW w:w="2335" w:type="dxa"/>
            <w:tcBorders>
              <w:top w:val="single" w:sz="4" w:space="0" w:color="auto"/>
              <w:left w:val="single" w:sz="4" w:space="0" w:color="auto"/>
              <w:bottom w:val="single" w:sz="4" w:space="0" w:color="auto"/>
              <w:right w:val="single" w:sz="4" w:space="0" w:color="auto"/>
            </w:tcBorders>
          </w:tcPr>
          <w:p w14:paraId="4F821566" w14:textId="77777777" w:rsidR="00692F37" w:rsidRDefault="00692F37" w:rsidP="00680918">
            <w:pPr>
              <w:spacing w:line="360" w:lineRule="auto"/>
              <w:jc w:val="center"/>
              <w:rPr>
                <w:ins w:id="127" w:author="xf s" w:date="2025-11-13T19:04:00Z" w16du:dateUtc="2025-11-13T11:04:00Z"/>
                <w:rFonts w:ascii="宋体" w:eastAsia="宋体" w:hAnsi="宋体" w:hint="eastAsia"/>
                <w:szCs w:val="21"/>
              </w:rPr>
            </w:pPr>
            <w:ins w:id="128" w:author="xf s" w:date="2025-11-13T19:04:00Z" w16du:dateUtc="2025-11-13T11:04:00Z">
              <w:r>
                <w:rPr>
                  <w:rFonts w:ascii="宋体" w:eastAsia="宋体" w:hAnsi="宋体" w:hint="eastAsia"/>
                  <w:szCs w:val="21"/>
                </w:rPr>
                <w:t>Varchar</w:t>
              </w:r>
            </w:ins>
            <w:commentRangeEnd w:id="123"/>
            <w:r w:rsidR="002F7118">
              <w:rPr>
                <w:rStyle w:val="af"/>
              </w:rPr>
              <w:commentReference w:id="123"/>
            </w:r>
          </w:p>
        </w:tc>
      </w:tr>
      <w:tr w:rsidR="00692F37" w14:paraId="6C863745" w14:textId="77777777" w:rsidTr="00680918">
        <w:trPr>
          <w:trHeight w:val="464"/>
          <w:jc w:val="center"/>
          <w:ins w:id="129" w:author="xf s" w:date="2025-11-13T19:04:00Z"/>
        </w:trPr>
        <w:tc>
          <w:tcPr>
            <w:tcW w:w="1832" w:type="dxa"/>
            <w:tcBorders>
              <w:top w:val="single" w:sz="4" w:space="0" w:color="auto"/>
              <w:left w:val="single" w:sz="4" w:space="0" w:color="auto"/>
              <w:bottom w:val="single" w:sz="4" w:space="0" w:color="auto"/>
              <w:right w:val="single" w:sz="4" w:space="0" w:color="auto"/>
            </w:tcBorders>
          </w:tcPr>
          <w:p w14:paraId="43CEF196" w14:textId="77777777" w:rsidR="00692F37" w:rsidRDefault="00692F37" w:rsidP="00680918">
            <w:pPr>
              <w:spacing w:line="360" w:lineRule="auto"/>
              <w:jc w:val="center"/>
              <w:rPr>
                <w:ins w:id="130" w:author="xf s" w:date="2025-11-13T19:04:00Z" w16du:dateUtc="2025-11-13T11:04:00Z"/>
                <w:rFonts w:ascii="宋体" w:eastAsia="宋体" w:hAnsi="宋体" w:hint="eastAsia"/>
                <w:szCs w:val="21"/>
              </w:rPr>
            </w:pPr>
            <w:ins w:id="131" w:author="xf s" w:date="2025-11-13T19:04:00Z" w16du:dateUtc="2025-11-13T11:04:00Z">
              <w:r>
                <w:rPr>
                  <w:rFonts w:ascii="宋体" w:eastAsia="宋体" w:hAnsi="宋体" w:cs="宋体" w:hint="eastAsia"/>
                  <w:szCs w:val="21"/>
                  <w:lang w:bidi="ar"/>
                </w:rPr>
                <w:t>链接地址</w:t>
              </w:r>
            </w:ins>
          </w:p>
        </w:tc>
        <w:tc>
          <w:tcPr>
            <w:tcW w:w="2277" w:type="dxa"/>
            <w:tcBorders>
              <w:top w:val="single" w:sz="4" w:space="0" w:color="auto"/>
              <w:left w:val="single" w:sz="4" w:space="0" w:color="auto"/>
              <w:bottom w:val="single" w:sz="4" w:space="0" w:color="auto"/>
              <w:right w:val="single" w:sz="4" w:space="0" w:color="auto"/>
            </w:tcBorders>
          </w:tcPr>
          <w:p w14:paraId="7516E5AD" w14:textId="77777777" w:rsidR="00692F37" w:rsidRDefault="00692F37" w:rsidP="00680918">
            <w:pPr>
              <w:spacing w:line="360" w:lineRule="auto"/>
              <w:jc w:val="center"/>
              <w:rPr>
                <w:ins w:id="132" w:author="xf s" w:date="2025-11-13T19:04:00Z" w16du:dateUtc="2025-11-13T11:04:00Z"/>
                <w:rFonts w:ascii="宋体" w:eastAsia="宋体" w:hAnsi="宋体" w:hint="eastAsia"/>
                <w:szCs w:val="21"/>
              </w:rPr>
            </w:pPr>
            <w:ins w:id="133" w:author="xf s" w:date="2025-11-13T19:04:00Z" w16du:dateUtc="2025-11-13T11:04:00Z">
              <w:r>
                <w:rPr>
                  <w:rStyle w:val="af"/>
                  <w:rFonts w:ascii="等线" w:eastAsia="等线" w:hAnsi="等线" w:cs="Times New Roman" w:hint="eastAsia"/>
                  <w:lang w:bidi="ar"/>
                </w:rPr>
                <w:t>LinkUrl</w:t>
              </w:r>
            </w:ins>
          </w:p>
        </w:tc>
        <w:tc>
          <w:tcPr>
            <w:tcW w:w="2335" w:type="dxa"/>
            <w:tcBorders>
              <w:top w:val="single" w:sz="4" w:space="0" w:color="auto"/>
              <w:left w:val="single" w:sz="4" w:space="0" w:color="auto"/>
              <w:bottom w:val="single" w:sz="4" w:space="0" w:color="auto"/>
              <w:right w:val="single" w:sz="4" w:space="0" w:color="auto"/>
            </w:tcBorders>
          </w:tcPr>
          <w:p w14:paraId="0A76040E" w14:textId="77777777" w:rsidR="00692F37" w:rsidRDefault="00692F37" w:rsidP="00680918">
            <w:pPr>
              <w:spacing w:line="360" w:lineRule="auto"/>
              <w:jc w:val="center"/>
              <w:rPr>
                <w:ins w:id="134" w:author="xf s" w:date="2025-11-13T19:04:00Z" w16du:dateUtc="2025-11-13T11:04:00Z"/>
                <w:rFonts w:ascii="宋体" w:eastAsia="宋体" w:hAnsi="宋体" w:hint="eastAsia"/>
                <w:szCs w:val="21"/>
              </w:rPr>
            </w:pPr>
            <w:ins w:id="135" w:author="xf s" w:date="2025-11-13T19:04:00Z" w16du:dateUtc="2025-11-13T11:04:00Z">
              <w:r>
                <w:rPr>
                  <w:rFonts w:ascii="宋体" w:eastAsia="宋体" w:hAnsi="宋体" w:cs="宋体" w:hint="eastAsia"/>
                  <w:szCs w:val="21"/>
                  <w:lang w:bidi="ar"/>
                </w:rPr>
                <w:t>Varchar</w:t>
              </w:r>
            </w:ins>
          </w:p>
        </w:tc>
      </w:tr>
      <w:tr w:rsidR="00692F37" w14:paraId="3E905628" w14:textId="77777777" w:rsidTr="00680918">
        <w:trPr>
          <w:trHeight w:val="451"/>
          <w:jc w:val="center"/>
          <w:ins w:id="136" w:author="xf s" w:date="2025-11-13T19:04:00Z"/>
        </w:trPr>
        <w:tc>
          <w:tcPr>
            <w:tcW w:w="1832" w:type="dxa"/>
            <w:tcBorders>
              <w:top w:val="single" w:sz="4" w:space="0" w:color="auto"/>
              <w:left w:val="single" w:sz="4" w:space="0" w:color="auto"/>
              <w:bottom w:val="single" w:sz="4" w:space="0" w:color="auto"/>
              <w:right w:val="single" w:sz="4" w:space="0" w:color="auto"/>
            </w:tcBorders>
          </w:tcPr>
          <w:p w14:paraId="74033605" w14:textId="77777777" w:rsidR="00692F37" w:rsidRDefault="00692F37" w:rsidP="00680918">
            <w:pPr>
              <w:spacing w:line="360" w:lineRule="auto"/>
              <w:jc w:val="center"/>
              <w:rPr>
                <w:ins w:id="137" w:author="xf s" w:date="2025-11-13T19:04:00Z" w16du:dateUtc="2025-11-13T11:04:00Z"/>
                <w:rFonts w:ascii="宋体" w:eastAsia="宋体" w:hAnsi="宋体" w:hint="eastAsia"/>
                <w:szCs w:val="21"/>
              </w:rPr>
            </w:pPr>
            <w:ins w:id="138" w:author="xf s" w:date="2025-11-13T19:04:00Z" w16du:dateUtc="2025-11-13T11:04:00Z">
              <w:r>
                <w:rPr>
                  <w:rFonts w:ascii="宋体" w:eastAsia="宋体" w:hAnsi="宋体" w:cs="宋体" w:hint="eastAsia"/>
                  <w:szCs w:val="21"/>
                  <w:lang w:bidi="ar"/>
                </w:rPr>
                <w:t>收藏时间</w:t>
              </w:r>
            </w:ins>
          </w:p>
        </w:tc>
        <w:tc>
          <w:tcPr>
            <w:tcW w:w="2277" w:type="dxa"/>
            <w:tcBorders>
              <w:top w:val="single" w:sz="4" w:space="0" w:color="auto"/>
              <w:left w:val="single" w:sz="4" w:space="0" w:color="auto"/>
              <w:bottom w:val="single" w:sz="4" w:space="0" w:color="auto"/>
              <w:right w:val="single" w:sz="4" w:space="0" w:color="auto"/>
            </w:tcBorders>
          </w:tcPr>
          <w:p w14:paraId="3A3C43A5" w14:textId="77777777" w:rsidR="00692F37" w:rsidRDefault="00692F37" w:rsidP="00680918">
            <w:pPr>
              <w:spacing w:line="360" w:lineRule="auto"/>
              <w:jc w:val="center"/>
              <w:rPr>
                <w:ins w:id="139" w:author="xf s" w:date="2025-11-13T19:04:00Z" w16du:dateUtc="2025-11-13T11:04:00Z"/>
                <w:rFonts w:ascii="宋体" w:eastAsia="宋体" w:hAnsi="宋体" w:hint="eastAsia"/>
                <w:szCs w:val="21"/>
              </w:rPr>
            </w:pPr>
            <w:ins w:id="140" w:author="xf s" w:date="2025-11-13T19:04:00Z" w16du:dateUtc="2025-11-13T11:04:00Z">
              <w:r>
                <w:rPr>
                  <w:rFonts w:ascii="宋体" w:eastAsia="宋体" w:hAnsi="宋体" w:cs="宋体" w:hint="eastAsia"/>
                  <w:szCs w:val="21"/>
                  <w:lang w:bidi="ar"/>
                </w:rPr>
                <w:t>FavoritePostTime</w:t>
              </w:r>
            </w:ins>
          </w:p>
        </w:tc>
        <w:tc>
          <w:tcPr>
            <w:tcW w:w="2335" w:type="dxa"/>
            <w:tcBorders>
              <w:top w:val="single" w:sz="4" w:space="0" w:color="auto"/>
              <w:left w:val="single" w:sz="4" w:space="0" w:color="auto"/>
              <w:bottom w:val="single" w:sz="4" w:space="0" w:color="auto"/>
              <w:right w:val="single" w:sz="4" w:space="0" w:color="auto"/>
            </w:tcBorders>
          </w:tcPr>
          <w:p w14:paraId="34FBE516" w14:textId="77777777" w:rsidR="00692F37" w:rsidRDefault="00692F37" w:rsidP="00680918">
            <w:pPr>
              <w:spacing w:line="360" w:lineRule="auto"/>
              <w:jc w:val="center"/>
              <w:rPr>
                <w:ins w:id="141" w:author="xf s" w:date="2025-11-13T19:04:00Z" w16du:dateUtc="2025-11-13T11:04:00Z"/>
                <w:rFonts w:ascii="宋体" w:eastAsia="宋体" w:hAnsi="宋体" w:hint="eastAsia"/>
                <w:szCs w:val="21"/>
              </w:rPr>
            </w:pPr>
            <w:ins w:id="142" w:author="xf s" w:date="2025-11-13T19:04:00Z" w16du:dateUtc="2025-11-13T11:04:00Z">
              <w:r>
                <w:rPr>
                  <w:rFonts w:ascii="宋体" w:eastAsia="宋体" w:hAnsi="宋体" w:cs="宋体" w:hint="eastAsia"/>
                  <w:szCs w:val="21"/>
                  <w:lang w:bidi="ar"/>
                </w:rPr>
                <w:t>datetime</w:t>
              </w:r>
            </w:ins>
          </w:p>
        </w:tc>
      </w:tr>
    </w:tbl>
    <w:p w14:paraId="43DCC73D" w14:textId="77777777" w:rsidR="00595C49" w:rsidRDefault="00595C49" w:rsidP="00595C49">
      <w:pPr>
        <w:spacing w:line="360" w:lineRule="auto"/>
        <w:rPr>
          <w:rFonts w:ascii="宋体" w:eastAsia="宋体" w:hAnsi="宋体" w:hint="eastAsia"/>
          <w:szCs w:val="21"/>
        </w:rPr>
      </w:pPr>
    </w:p>
    <w:p w14:paraId="2554F5A9" w14:textId="77777777" w:rsidR="00C27F6C" w:rsidRDefault="00000000">
      <w:pPr>
        <w:pStyle w:val="3"/>
        <w:rPr>
          <w:rFonts w:hint="eastAsia"/>
        </w:rPr>
      </w:pPr>
      <w:bookmarkStart w:id="143" w:name="_Toc149848665"/>
      <w:r>
        <w:rPr>
          <w:rFonts w:hint="eastAsia"/>
        </w:rPr>
        <w:t>3.2操作的识别</w:t>
      </w:r>
      <w:bookmarkEnd w:id="143"/>
    </w:p>
    <w:p w14:paraId="476124CB"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类名：User</w:t>
      </w:r>
      <w:r>
        <w:rPr>
          <w:rFonts w:ascii="宋体" w:eastAsia="宋体" w:hAnsi="宋体"/>
          <w:b/>
          <w:bCs/>
          <w:szCs w:val="21"/>
        </w:rPr>
        <w:t>（</w:t>
      </w:r>
      <w:r>
        <w:rPr>
          <w:rFonts w:ascii="宋体" w:eastAsia="宋体" w:hAnsi="宋体" w:hint="eastAsia"/>
          <w:b/>
          <w:bCs/>
          <w:szCs w:val="21"/>
        </w:rPr>
        <w:t>用户</w:t>
      </w:r>
      <w:r>
        <w:rPr>
          <w:rFonts w:ascii="宋体" w:eastAsia="宋体" w:hAnsi="宋体"/>
          <w:b/>
          <w:bCs/>
          <w:szCs w:val="21"/>
        </w:rPr>
        <w:t>类）</w:t>
      </w:r>
    </w:p>
    <w:p w14:paraId="74CD55C3"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.2.1所示：</w:t>
      </w:r>
    </w:p>
    <w:p w14:paraId="046007C3" w14:textId="77777777"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.2.1 </w:t>
      </w:r>
      <w:r>
        <w:rPr>
          <w:rFonts w:ascii="宋体" w:eastAsia="宋体" w:hAnsi="宋体" w:hint="eastAsia"/>
          <w:szCs w:val="21"/>
        </w:rPr>
        <w:t>User类</w:t>
      </w:r>
      <w:r>
        <w:rPr>
          <w:rFonts w:ascii="宋体" w:eastAsia="宋体" w:hAnsi="宋体"/>
          <w:szCs w:val="21"/>
        </w:rPr>
        <w:t>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8"/>
        <w:gridCol w:w="2977"/>
        <w:gridCol w:w="1702"/>
      </w:tblGrid>
      <w:tr w:rsidR="00C27F6C" w14:paraId="5E28C896"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7316894C" w14:textId="77777777" w:rsidR="00C27F6C"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977" w:type="dxa"/>
            <w:tcBorders>
              <w:top w:val="single" w:sz="4" w:space="0" w:color="auto"/>
              <w:left w:val="single" w:sz="4" w:space="0" w:color="auto"/>
              <w:bottom w:val="single" w:sz="4" w:space="0" w:color="auto"/>
              <w:right w:val="single" w:sz="4" w:space="0" w:color="auto"/>
            </w:tcBorders>
          </w:tcPr>
          <w:p w14:paraId="429E110F" w14:textId="77777777" w:rsidR="00C27F6C"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1702" w:type="dxa"/>
            <w:tcBorders>
              <w:top w:val="single" w:sz="4" w:space="0" w:color="auto"/>
              <w:left w:val="single" w:sz="4" w:space="0" w:color="auto"/>
              <w:bottom w:val="single" w:sz="4" w:space="0" w:color="auto"/>
              <w:right w:val="single" w:sz="4" w:space="0" w:color="auto"/>
            </w:tcBorders>
          </w:tcPr>
          <w:p w14:paraId="45014E61"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返回值类型</w:t>
            </w:r>
          </w:p>
        </w:tc>
      </w:tr>
      <w:tr w:rsidR="00C27F6C" w14:paraId="4A98997C"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DA40B2A" w14:textId="77777777" w:rsidR="00C27F6C" w:rsidRDefault="00000000">
            <w:pPr>
              <w:spacing w:line="360" w:lineRule="auto"/>
              <w:jc w:val="center"/>
              <w:rPr>
                <w:rFonts w:ascii="宋体" w:eastAsia="宋体" w:hAnsi="宋体" w:hint="eastAsia"/>
                <w:szCs w:val="21"/>
              </w:rPr>
            </w:pPr>
            <w:r>
              <w:rPr>
                <w:rFonts w:ascii="宋体" w:eastAsia="宋体" w:hAnsi="宋体"/>
                <w:szCs w:val="21"/>
              </w:rPr>
              <w:t>添加用户</w:t>
            </w:r>
          </w:p>
        </w:tc>
        <w:tc>
          <w:tcPr>
            <w:tcW w:w="2977" w:type="dxa"/>
            <w:tcBorders>
              <w:top w:val="single" w:sz="4" w:space="0" w:color="auto"/>
              <w:left w:val="single" w:sz="4" w:space="0" w:color="auto"/>
              <w:bottom w:val="single" w:sz="4" w:space="0" w:color="auto"/>
              <w:right w:val="single" w:sz="4" w:space="0" w:color="auto"/>
            </w:tcBorders>
          </w:tcPr>
          <w:p w14:paraId="794D40F1" w14:textId="77777777" w:rsidR="00C27F6C" w:rsidRDefault="00000000">
            <w:pPr>
              <w:spacing w:line="360" w:lineRule="auto"/>
              <w:jc w:val="center"/>
              <w:rPr>
                <w:rFonts w:ascii="宋体" w:eastAsia="宋体" w:hAnsi="宋体" w:hint="eastAsia"/>
                <w:szCs w:val="21"/>
              </w:rPr>
            </w:pPr>
            <w:r>
              <w:rPr>
                <w:rFonts w:ascii="宋体" w:eastAsia="宋体" w:hAnsi="宋体"/>
                <w:szCs w:val="21"/>
              </w:rPr>
              <w:t>addUser()</w:t>
            </w:r>
          </w:p>
        </w:tc>
        <w:tc>
          <w:tcPr>
            <w:tcW w:w="1702" w:type="dxa"/>
            <w:tcBorders>
              <w:top w:val="single" w:sz="4" w:space="0" w:color="auto"/>
              <w:left w:val="single" w:sz="4" w:space="0" w:color="auto"/>
              <w:bottom w:val="single" w:sz="4" w:space="0" w:color="auto"/>
              <w:right w:val="single" w:sz="4" w:space="0" w:color="auto"/>
            </w:tcBorders>
          </w:tcPr>
          <w:p w14:paraId="23C152F7"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7F82B185"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B44F606"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删除用户</w:t>
            </w:r>
          </w:p>
        </w:tc>
        <w:tc>
          <w:tcPr>
            <w:tcW w:w="2977" w:type="dxa"/>
            <w:tcBorders>
              <w:top w:val="single" w:sz="4" w:space="0" w:color="auto"/>
              <w:left w:val="single" w:sz="4" w:space="0" w:color="auto"/>
              <w:bottom w:val="single" w:sz="4" w:space="0" w:color="auto"/>
              <w:right w:val="single" w:sz="4" w:space="0" w:color="auto"/>
            </w:tcBorders>
          </w:tcPr>
          <w:p w14:paraId="7F9F250F"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dele</w:t>
            </w:r>
            <w:r>
              <w:rPr>
                <w:rFonts w:ascii="宋体" w:eastAsia="宋体" w:hAnsi="宋体"/>
                <w:szCs w:val="21"/>
              </w:rPr>
              <w:t>teUser()</w:t>
            </w:r>
          </w:p>
        </w:tc>
        <w:tc>
          <w:tcPr>
            <w:tcW w:w="1702" w:type="dxa"/>
            <w:tcBorders>
              <w:top w:val="single" w:sz="4" w:space="0" w:color="auto"/>
              <w:left w:val="single" w:sz="4" w:space="0" w:color="auto"/>
              <w:bottom w:val="single" w:sz="4" w:space="0" w:color="auto"/>
              <w:right w:val="single" w:sz="4" w:space="0" w:color="auto"/>
            </w:tcBorders>
          </w:tcPr>
          <w:p w14:paraId="175DAB56"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0D85690A"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3E12CC2"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返回用户ID</w:t>
            </w:r>
          </w:p>
        </w:tc>
        <w:tc>
          <w:tcPr>
            <w:tcW w:w="2977" w:type="dxa"/>
            <w:tcBorders>
              <w:top w:val="single" w:sz="4" w:space="0" w:color="auto"/>
              <w:left w:val="single" w:sz="4" w:space="0" w:color="auto"/>
              <w:bottom w:val="single" w:sz="4" w:space="0" w:color="auto"/>
              <w:right w:val="single" w:sz="4" w:space="0" w:color="auto"/>
            </w:tcBorders>
          </w:tcPr>
          <w:p w14:paraId="007EE89F"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1702" w:type="dxa"/>
            <w:tcBorders>
              <w:top w:val="single" w:sz="4" w:space="0" w:color="auto"/>
              <w:left w:val="single" w:sz="4" w:space="0" w:color="auto"/>
              <w:bottom w:val="single" w:sz="4" w:space="0" w:color="auto"/>
              <w:right w:val="single" w:sz="4" w:space="0" w:color="auto"/>
            </w:tcBorders>
          </w:tcPr>
          <w:p w14:paraId="1FAEBC95"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39A50FD6"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21B597E" w14:textId="77777777" w:rsidR="00C27F6C" w:rsidRDefault="00000000">
            <w:pPr>
              <w:spacing w:line="360" w:lineRule="auto"/>
              <w:jc w:val="center"/>
              <w:rPr>
                <w:rFonts w:ascii="宋体" w:eastAsia="宋体" w:hAnsi="宋体" w:hint="eastAsia"/>
                <w:szCs w:val="21"/>
              </w:rPr>
            </w:pPr>
            <w:r>
              <w:rPr>
                <w:rFonts w:ascii="宋体" w:eastAsia="宋体" w:hAnsi="宋体"/>
                <w:szCs w:val="21"/>
              </w:rPr>
              <w:t>设置用户ID</w:t>
            </w:r>
          </w:p>
        </w:tc>
        <w:tc>
          <w:tcPr>
            <w:tcW w:w="2977" w:type="dxa"/>
            <w:tcBorders>
              <w:top w:val="single" w:sz="4" w:space="0" w:color="auto"/>
              <w:left w:val="single" w:sz="4" w:space="0" w:color="auto"/>
              <w:bottom w:val="single" w:sz="4" w:space="0" w:color="auto"/>
              <w:right w:val="single" w:sz="4" w:space="0" w:color="auto"/>
            </w:tcBorders>
          </w:tcPr>
          <w:p w14:paraId="7E452973"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setUserId()</w:t>
            </w:r>
          </w:p>
        </w:tc>
        <w:tc>
          <w:tcPr>
            <w:tcW w:w="1702" w:type="dxa"/>
            <w:tcBorders>
              <w:top w:val="single" w:sz="4" w:space="0" w:color="auto"/>
              <w:left w:val="single" w:sz="4" w:space="0" w:color="auto"/>
              <w:bottom w:val="single" w:sz="4" w:space="0" w:color="auto"/>
              <w:right w:val="single" w:sz="4" w:space="0" w:color="auto"/>
            </w:tcBorders>
          </w:tcPr>
          <w:p w14:paraId="3E540DE0"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61342C3B"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0C5D46D5" w14:textId="77777777" w:rsidR="00C27F6C" w:rsidRDefault="00000000">
            <w:pPr>
              <w:spacing w:line="360" w:lineRule="auto"/>
              <w:jc w:val="center"/>
              <w:rPr>
                <w:rFonts w:ascii="宋体" w:eastAsia="宋体" w:hAnsi="宋体" w:hint="eastAsia"/>
                <w:szCs w:val="21"/>
              </w:rPr>
            </w:pPr>
            <w:r>
              <w:rPr>
                <w:rFonts w:ascii="宋体" w:eastAsia="宋体" w:hAnsi="宋体"/>
                <w:szCs w:val="21"/>
              </w:rPr>
              <w:lastRenderedPageBreak/>
              <w:t>返回用户</w:t>
            </w:r>
            <w:r>
              <w:rPr>
                <w:rFonts w:ascii="宋体" w:eastAsia="宋体" w:hAnsi="宋体" w:hint="eastAsia"/>
                <w:szCs w:val="21"/>
              </w:rPr>
              <w:t>名</w:t>
            </w:r>
          </w:p>
        </w:tc>
        <w:tc>
          <w:tcPr>
            <w:tcW w:w="2977" w:type="dxa"/>
            <w:tcBorders>
              <w:top w:val="single" w:sz="4" w:space="0" w:color="auto"/>
              <w:left w:val="single" w:sz="4" w:space="0" w:color="auto"/>
              <w:bottom w:val="single" w:sz="4" w:space="0" w:color="auto"/>
              <w:right w:val="single" w:sz="4" w:space="0" w:color="auto"/>
            </w:tcBorders>
          </w:tcPr>
          <w:p w14:paraId="717314CB"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getUserName()</w:t>
            </w:r>
          </w:p>
        </w:tc>
        <w:tc>
          <w:tcPr>
            <w:tcW w:w="1702" w:type="dxa"/>
            <w:tcBorders>
              <w:top w:val="single" w:sz="4" w:space="0" w:color="auto"/>
              <w:left w:val="single" w:sz="4" w:space="0" w:color="auto"/>
              <w:bottom w:val="single" w:sz="4" w:space="0" w:color="auto"/>
              <w:right w:val="single" w:sz="4" w:space="0" w:color="auto"/>
            </w:tcBorders>
          </w:tcPr>
          <w:p w14:paraId="66F1B185"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62DFCA01"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2991C95F" w14:textId="77777777" w:rsidR="00C27F6C" w:rsidRDefault="00000000">
            <w:pPr>
              <w:spacing w:line="360" w:lineRule="auto"/>
              <w:jc w:val="center"/>
              <w:rPr>
                <w:rFonts w:ascii="宋体" w:eastAsia="宋体" w:hAnsi="宋体" w:hint="eastAsia"/>
                <w:szCs w:val="21"/>
              </w:rPr>
            </w:pPr>
            <w:r>
              <w:rPr>
                <w:rFonts w:ascii="宋体" w:eastAsia="宋体" w:hAnsi="宋体"/>
                <w:szCs w:val="21"/>
              </w:rPr>
              <w:t>设置用户</w:t>
            </w:r>
            <w:r>
              <w:rPr>
                <w:rFonts w:ascii="宋体" w:eastAsia="宋体" w:hAnsi="宋体" w:hint="eastAsia"/>
                <w:szCs w:val="21"/>
              </w:rPr>
              <w:t>名</w:t>
            </w:r>
          </w:p>
        </w:tc>
        <w:tc>
          <w:tcPr>
            <w:tcW w:w="2977" w:type="dxa"/>
            <w:tcBorders>
              <w:top w:val="single" w:sz="4" w:space="0" w:color="auto"/>
              <w:left w:val="single" w:sz="4" w:space="0" w:color="auto"/>
              <w:bottom w:val="single" w:sz="4" w:space="0" w:color="auto"/>
              <w:right w:val="single" w:sz="4" w:space="0" w:color="auto"/>
            </w:tcBorders>
          </w:tcPr>
          <w:p w14:paraId="58E7179A"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setUserName()</w:t>
            </w:r>
          </w:p>
        </w:tc>
        <w:tc>
          <w:tcPr>
            <w:tcW w:w="1702" w:type="dxa"/>
            <w:tcBorders>
              <w:top w:val="single" w:sz="4" w:space="0" w:color="auto"/>
              <w:left w:val="single" w:sz="4" w:space="0" w:color="auto"/>
              <w:bottom w:val="single" w:sz="4" w:space="0" w:color="auto"/>
              <w:right w:val="single" w:sz="4" w:space="0" w:color="auto"/>
            </w:tcBorders>
          </w:tcPr>
          <w:p w14:paraId="348163D6"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04524C51"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3E556A38"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返回用户电话</w:t>
            </w:r>
          </w:p>
        </w:tc>
        <w:tc>
          <w:tcPr>
            <w:tcW w:w="2977" w:type="dxa"/>
            <w:tcBorders>
              <w:top w:val="single" w:sz="4" w:space="0" w:color="auto"/>
              <w:left w:val="single" w:sz="4" w:space="0" w:color="auto"/>
              <w:bottom w:val="single" w:sz="4" w:space="0" w:color="auto"/>
              <w:right w:val="single" w:sz="4" w:space="0" w:color="auto"/>
            </w:tcBorders>
          </w:tcPr>
          <w:p w14:paraId="6DD8C8B9"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getUserPhone</w:t>
            </w:r>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30994E01"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C27F6C" w14:paraId="1DCC8E72"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64466BA2"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设置用户电话</w:t>
            </w:r>
          </w:p>
        </w:tc>
        <w:tc>
          <w:tcPr>
            <w:tcW w:w="2977" w:type="dxa"/>
            <w:tcBorders>
              <w:top w:val="single" w:sz="4" w:space="0" w:color="auto"/>
              <w:left w:val="single" w:sz="4" w:space="0" w:color="auto"/>
              <w:bottom w:val="single" w:sz="4" w:space="0" w:color="auto"/>
              <w:right w:val="single" w:sz="4" w:space="0" w:color="auto"/>
            </w:tcBorders>
          </w:tcPr>
          <w:p w14:paraId="7C9C0622"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setUserPhone ()</w:t>
            </w:r>
          </w:p>
        </w:tc>
        <w:tc>
          <w:tcPr>
            <w:tcW w:w="1702" w:type="dxa"/>
            <w:tcBorders>
              <w:top w:val="single" w:sz="4" w:space="0" w:color="auto"/>
              <w:left w:val="single" w:sz="4" w:space="0" w:color="auto"/>
              <w:bottom w:val="single" w:sz="4" w:space="0" w:color="auto"/>
              <w:right w:val="single" w:sz="4" w:space="0" w:color="auto"/>
            </w:tcBorders>
          </w:tcPr>
          <w:p w14:paraId="08A42FDB" w14:textId="77777777" w:rsidR="00C27F6C"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C27F6C" w14:paraId="52BC5DD0"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4B81737F"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返回用户邮箱</w:t>
            </w:r>
          </w:p>
        </w:tc>
        <w:tc>
          <w:tcPr>
            <w:tcW w:w="2977" w:type="dxa"/>
            <w:tcBorders>
              <w:top w:val="single" w:sz="4" w:space="0" w:color="auto"/>
              <w:left w:val="single" w:sz="4" w:space="0" w:color="auto"/>
              <w:bottom w:val="single" w:sz="4" w:space="0" w:color="auto"/>
              <w:right w:val="single" w:sz="4" w:space="0" w:color="auto"/>
            </w:tcBorders>
          </w:tcPr>
          <w:p w14:paraId="40389EF0"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getUser</w:t>
            </w:r>
            <w:r>
              <w:rPr>
                <w:rFonts w:ascii="宋体" w:eastAsia="宋体" w:hAnsi="宋体"/>
                <w:szCs w:val="21"/>
              </w:rPr>
              <w:t>M</w:t>
            </w:r>
            <w:r>
              <w:rPr>
                <w:rFonts w:ascii="宋体" w:eastAsia="宋体" w:hAnsi="宋体" w:hint="eastAsia"/>
                <w:szCs w:val="21"/>
              </w:rPr>
              <w:t>ailbox</w:t>
            </w:r>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573621D2"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C27F6C" w14:paraId="0FAC13F7"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1F67DD51"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设置用户邮箱</w:t>
            </w:r>
          </w:p>
        </w:tc>
        <w:tc>
          <w:tcPr>
            <w:tcW w:w="2977" w:type="dxa"/>
            <w:tcBorders>
              <w:top w:val="single" w:sz="4" w:space="0" w:color="auto"/>
              <w:left w:val="single" w:sz="4" w:space="0" w:color="auto"/>
              <w:bottom w:val="single" w:sz="4" w:space="0" w:color="auto"/>
              <w:right w:val="single" w:sz="4" w:space="0" w:color="auto"/>
            </w:tcBorders>
          </w:tcPr>
          <w:p w14:paraId="6EA21D5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setUser</w:t>
            </w:r>
            <w:r>
              <w:rPr>
                <w:rFonts w:ascii="宋体" w:eastAsia="宋体" w:hAnsi="宋体"/>
                <w:szCs w:val="21"/>
              </w:rPr>
              <w:t>M</w:t>
            </w:r>
            <w:r>
              <w:rPr>
                <w:rFonts w:ascii="宋体" w:eastAsia="宋体" w:hAnsi="宋体" w:hint="eastAsia"/>
                <w:szCs w:val="21"/>
              </w:rPr>
              <w:t>ailbox()</w:t>
            </w:r>
          </w:p>
        </w:tc>
        <w:tc>
          <w:tcPr>
            <w:tcW w:w="1702" w:type="dxa"/>
            <w:tcBorders>
              <w:top w:val="single" w:sz="4" w:space="0" w:color="auto"/>
              <w:left w:val="single" w:sz="4" w:space="0" w:color="auto"/>
              <w:bottom w:val="single" w:sz="4" w:space="0" w:color="auto"/>
              <w:right w:val="single" w:sz="4" w:space="0" w:color="auto"/>
            </w:tcBorders>
          </w:tcPr>
          <w:p w14:paraId="5C4CF6FC"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01D5508F"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786AC37"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返回用户密码</w:t>
            </w:r>
          </w:p>
        </w:tc>
        <w:tc>
          <w:tcPr>
            <w:tcW w:w="2977" w:type="dxa"/>
            <w:tcBorders>
              <w:top w:val="single" w:sz="4" w:space="0" w:color="auto"/>
              <w:left w:val="single" w:sz="4" w:space="0" w:color="auto"/>
              <w:bottom w:val="single" w:sz="4" w:space="0" w:color="auto"/>
              <w:right w:val="single" w:sz="4" w:space="0" w:color="auto"/>
            </w:tcBorders>
          </w:tcPr>
          <w:p w14:paraId="6489B0BD"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getUserPassword()</w:t>
            </w:r>
          </w:p>
        </w:tc>
        <w:tc>
          <w:tcPr>
            <w:tcW w:w="1702" w:type="dxa"/>
            <w:tcBorders>
              <w:top w:val="single" w:sz="4" w:space="0" w:color="auto"/>
              <w:left w:val="single" w:sz="4" w:space="0" w:color="auto"/>
              <w:bottom w:val="single" w:sz="4" w:space="0" w:color="auto"/>
              <w:right w:val="single" w:sz="4" w:space="0" w:color="auto"/>
            </w:tcBorders>
          </w:tcPr>
          <w:p w14:paraId="114E3F0B"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02334BAD"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6F801CF8" w14:textId="77777777" w:rsidR="00C27F6C" w:rsidRDefault="00000000">
            <w:pPr>
              <w:spacing w:line="360" w:lineRule="auto"/>
              <w:jc w:val="center"/>
              <w:rPr>
                <w:rFonts w:ascii="宋体" w:eastAsia="宋体" w:hAnsi="宋体" w:hint="eastAsia"/>
                <w:szCs w:val="21"/>
              </w:rPr>
            </w:pPr>
            <w:r>
              <w:rPr>
                <w:rFonts w:ascii="宋体" w:eastAsia="宋体" w:hAnsi="宋体"/>
                <w:szCs w:val="21"/>
              </w:rPr>
              <w:t>设置用户密码</w:t>
            </w:r>
          </w:p>
        </w:tc>
        <w:tc>
          <w:tcPr>
            <w:tcW w:w="2977" w:type="dxa"/>
            <w:tcBorders>
              <w:top w:val="single" w:sz="4" w:space="0" w:color="auto"/>
              <w:left w:val="single" w:sz="4" w:space="0" w:color="auto"/>
              <w:bottom w:val="single" w:sz="4" w:space="0" w:color="auto"/>
              <w:right w:val="single" w:sz="4" w:space="0" w:color="auto"/>
            </w:tcBorders>
          </w:tcPr>
          <w:p w14:paraId="20E43794"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setUserPassword()</w:t>
            </w:r>
          </w:p>
        </w:tc>
        <w:tc>
          <w:tcPr>
            <w:tcW w:w="1702" w:type="dxa"/>
            <w:tcBorders>
              <w:top w:val="single" w:sz="4" w:space="0" w:color="auto"/>
              <w:left w:val="single" w:sz="4" w:space="0" w:color="auto"/>
              <w:bottom w:val="single" w:sz="4" w:space="0" w:color="auto"/>
              <w:right w:val="single" w:sz="4" w:space="0" w:color="auto"/>
            </w:tcBorders>
          </w:tcPr>
          <w:p w14:paraId="6E34FF4E"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bl>
    <w:p w14:paraId="04EAD48A" w14:textId="77777777" w:rsidR="00C27F6C" w:rsidRDefault="00C27F6C">
      <w:pPr>
        <w:spacing w:line="360" w:lineRule="auto"/>
        <w:jc w:val="center"/>
        <w:rPr>
          <w:rFonts w:ascii="宋体" w:eastAsia="宋体" w:hAnsi="宋体" w:hint="eastAsia"/>
          <w:szCs w:val="21"/>
        </w:rPr>
      </w:pPr>
    </w:p>
    <w:p w14:paraId="3FE85773"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类名：Administrator</w:t>
      </w:r>
      <w:r>
        <w:rPr>
          <w:rFonts w:ascii="宋体" w:eastAsia="宋体" w:hAnsi="宋体"/>
          <w:b/>
          <w:bCs/>
          <w:szCs w:val="21"/>
        </w:rPr>
        <w:t>（</w:t>
      </w:r>
      <w:r>
        <w:rPr>
          <w:rFonts w:ascii="宋体" w:eastAsia="宋体" w:hAnsi="宋体" w:hint="eastAsia"/>
          <w:b/>
          <w:bCs/>
          <w:szCs w:val="21"/>
        </w:rPr>
        <w:t>管理员</w:t>
      </w:r>
      <w:r>
        <w:rPr>
          <w:rFonts w:ascii="宋体" w:eastAsia="宋体" w:hAnsi="宋体"/>
          <w:b/>
          <w:bCs/>
          <w:szCs w:val="21"/>
        </w:rPr>
        <w:t>类）</w:t>
      </w:r>
    </w:p>
    <w:p w14:paraId="4F6FB2C8"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.2.2所示：</w:t>
      </w:r>
    </w:p>
    <w:p w14:paraId="0B2A6F50" w14:textId="77777777"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.2.2 </w:t>
      </w:r>
      <w:r>
        <w:rPr>
          <w:rFonts w:ascii="宋体" w:eastAsia="宋体" w:hAnsi="宋体" w:hint="eastAsia"/>
          <w:szCs w:val="21"/>
        </w:rPr>
        <w:t>Administrator</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410"/>
        <w:gridCol w:w="1846"/>
      </w:tblGrid>
      <w:tr w:rsidR="00C27F6C" w14:paraId="7EE9DA4E" w14:textId="77777777">
        <w:trPr>
          <w:jc w:val="center"/>
        </w:trPr>
        <w:tc>
          <w:tcPr>
            <w:tcW w:w="2188" w:type="dxa"/>
          </w:tcPr>
          <w:p w14:paraId="75FCFC91" w14:textId="77777777" w:rsidR="00C27F6C"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410" w:type="dxa"/>
          </w:tcPr>
          <w:p w14:paraId="057242D6" w14:textId="77777777" w:rsidR="00C27F6C" w:rsidRDefault="00000000">
            <w:pPr>
              <w:spacing w:line="360" w:lineRule="auto"/>
              <w:jc w:val="center"/>
              <w:rPr>
                <w:rFonts w:ascii="宋体" w:eastAsia="宋体" w:hAnsi="宋体" w:hint="eastAsia"/>
                <w:szCs w:val="21"/>
              </w:rPr>
            </w:pPr>
            <w:r>
              <w:rPr>
                <w:rFonts w:ascii="宋体" w:eastAsia="宋体" w:hAnsi="宋体"/>
                <w:szCs w:val="21"/>
              </w:rPr>
              <w:t>文名</w:t>
            </w:r>
          </w:p>
        </w:tc>
        <w:tc>
          <w:tcPr>
            <w:tcW w:w="1846" w:type="dxa"/>
          </w:tcPr>
          <w:p w14:paraId="0B7ABE79" w14:textId="77777777" w:rsidR="00C27F6C"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C27F6C" w14:paraId="6CC6C88B" w14:textId="77777777">
        <w:trPr>
          <w:jc w:val="center"/>
        </w:trPr>
        <w:tc>
          <w:tcPr>
            <w:tcW w:w="2188" w:type="dxa"/>
          </w:tcPr>
          <w:p w14:paraId="6C68E4EF" w14:textId="77777777" w:rsidR="00C27F6C" w:rsidRDefault="00000000">
            <w:pPr>
              <w:spacing w:line="360" w:lineRule="auto"/>
              <w:jc w:val="center"/>
              <w:rPr>
                <w:rFonts w:ascii="宋体" w:eastAsia="宋体" w:hAnsi="宋体" w:hint="eastAsia"/>
                <w:szCs w:val="21"/>
              </w:rPr>
            </w:pPr>
            <w:r>
              <w:rPr>
                <w:rFonts w:ascii="宋体" w:eastAsia="宋体" w:hAnsi="宋体"/>
                <w:szCs w:val="21"/>
              </w:rPr>
              <w:t>添加用户</w:t>
            </w:r>
          </w:p>
        </w:tc>
        <w:tc>
          <w:tcPr>
            <w:tcW w:w="2410" w:type="dxa"/>
          </w:tcPr>
          <w:p w14:paraId="0F2395BF" w14:textId="77777777" w:rsidR="00C27F6C" w:rsidRDefault="00000000">
            <w:pPr>
              <w:spacing w:line="360" w:lineRule="auto"/>
              <w:jc w:val="center"/>
              <w:rPr>
                <w:rFonts w:ascii="宋体" w:eastAsia="宋体" w:hAnsi="宋体" w:hint="eastAsia"/>
                <w:szCs w:val="21"/>
              </w:rPr>
            </w:pPr>
            <w:r>
              <w:rPr>
                <w:rFonts w:ascii="宋体" w:eastAsia="宋体" w:hAnsi="宋体"/>
                <w:szCs w:val="21"/>
              </w:rPr>
              <w:t>addUser()</w:t>
            </w:r>
          </w:p>
        </w:tc>
        <w:tc>
          <w:tcPr>
            <w:tcW w:w="1846" w:type="dxa"/>
          </w:tcPr>
          <w:p w14:paraId="633469AC"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0F2A6338" w14:textId="77777777">
        <w:trPr>
          <w:jc w:val="center"/>
        </w:trPr>
        <w:tc>
          <w:tcPr>
            <w:tcW w:w="2188" w:type="dxa"/>
          </w:tcPr>
          <w:p w14:paraId="21086D4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删除用户</w:t>
            </w:r>
          </w:p>
        </w:tc>
        <w:tc>
          <w:tcPr>
            <w:tcW w:w="2410" w:type="dxa"/>
          </w:tcPr>
          <w:p w14:paraId="5B548B6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dele</w:t>
            </w:r>
            <w:r>
              <w:rPr>
                <w:rFonts w:ascii="宋体" w:eastAsia="宋体" w:hAnsi="宋体"/>
                <w:szCs w:val="21"/>
              </w:rPr>
              <w:t>teUser()</w:t>
            </w:r>
          </w:p>
        </w:tc>
        <w:tc>
          <w:tcPr>
            <w:tcW w:w="1846" w:type="dxa"/>
          </w:tcPr>
          <w:p w14:paraId="557546CF"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47153F16" w14:textId="77777777">
        <w:trPr>
          <w:jc w:val="center"/>
        </w:trPr>
        <w:tc>
          <w:tcPr>
            <w:tcW w:w="2188" w:type="dxa"/>
          </w:tcPr>
          <w:p w14:paraId="682D2406"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返回用户ID</w:t>
            </w:r>
          </w:p>
        </w:tc>
        <w:tc>
          <w:tcPr>
            <w:tcW w:w="2410" w:type="dxa"/>
          </w:tcPr>
          <w:p w14:paraId="26CBDB5D"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1846" w:type="dxa"/>
          </w:tcPr>
          <w:p w14:paraId="75AB48D0"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55D5AC13" w14:textId="77777777">
        <w:trPr>
          <w:jc w:val="center"/>
        </w:trPr>
        <w:tc>
          <w:tcPr>
            <w:tcW w:w="2188" w:type="dxa"/>
          </w:tcPr>
          <w:p w14:paraId="1521FBA6"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w:t>
            </w:r>
            <w:r>
              <w:rPr>
                <w:rFonts w:ascii="宋体" w:eastAsia="宋体" w:hAnsi="宋体" w:hint="eastAsia"/>
                <w:szCs w:val="21"/>
              </w:rPr>
              <w:t>名</w:t>
            </w:r>
          </w:p>
        </w:tc>
        <w:tc>
          <w:tcPr>
            <w:tcW w:w="2410" w:type="dxa"/>
          </w:tcPr>
          <w:p w14:paraId="53BFBBD0"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getUserName()</w:t>
            </w:r>
          </w:p>
        </w:tc>
        <w:tc>
          <w:tcPr>
            <w:tcW w:w="1846" w:type="dxa"/>
          </w:tcPr>
          <w:p w14:paraId="7D94F05A"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032DCAE1" w14:textId="77777777">
        <w:trPr>
          <w:jc w:val="center"/>
        </w:trPr>
        <w:tc>
          <w:tcPr>
            <w:tcW w:w="2188" w:type="dxa"/>
          </w:tcPr>
          <w:p w14:paraId="013726A7"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返回用户电话</w:t>
            </w:r>
          </w:p>
        </w:tc>
        <w:tc>
          <w:tcPr>
            <w:tcW w:w="2410" w:type="dxa"/>
          </w:tcPr>
          <w:p w14:paraId="3BD28EA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getUserPhone</w:t>
            </w:r>
            <w:r>
              <w:rPr>
                <w:rFonts w:ascii="宋体" w:eastAsia="宋体" w:hAnsi="宋体"/>
                <w:szCs w:val="21"/>
              </w:rPr>
              <w:t>()</w:t>
            </w:r>
          </w:p>
        </w:tc>
        <w:tc>
          <w:tcPr>
            <w:tcW w:w="1846" w:type="dxa"/>
          </w:tcPr>
          <w:p w14:paraId="17B7D9D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C27F6C" w14:paraId="16D9E10E" w14:textId="77777777">
        <w:trPr>
          <w:jc w:val="center"/>
        </w:trPr>
        <w:tc>
          <w:tcPr>
            <w:tcW w:w="2188" w:type="dxa"/>
          </w:tcPr>
          <w:p w14:paraId="0ECCDA2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返回用户邮箱</w:t>
            </w:r>
          </w:p>
        </w:tc>
        <w:tc>
          <w:tcPr>
            <w:tcW w:w="2410" w:type="dxa"/>
          </w:tcPr>
          <w:p w14:paraId="63DAD248"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getUser</w:t>
            </w:r>
            <w:r>
              <w:rPr>
                <w:rFonts w:ascii="宋体" w:eastAsia="宋体" w:hAnsi="宋体"/>
                <w:szCs w:val="21"/>
              </w:rPr>
              <w:t>M</w:t>
            </w:r>
            <w:r>
              <w:rPr>
                <w:rFonts w:ascii="宋体" w:eastAsia="宋体" w:hAnsi="宋体" w:hint="eastAsia"/>
                <w:szCs w:val="21"/>
              </w:rPr>
              <w:t>ailbox</w:t>
            </w:r>
            <w:r>
              <w:rPr>
                <w:rFonts w:ascii="宋体" w:eastAsia="宋体" w:hAnsi="宋体"/>
                <w:szCs w:val="21"/>
              </w:rPr>
              <w:t>()</w:t>
            </w:r>
          </w:p>
        </w:tc>
        <w:tc>
          <w:tcPr>
            <w:tcW w:w="1846" w:type="dxa"/>
          </w:tcPr>
          <w:p w14:paraId="5CC1EE25"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C27F6C" w14:paraId="3ACB13E4" w14:textId="77777777">
        <w:trPr>
          <w:jc w:val="center"/>
        </w:trPr>
        <w:tc>
          <w:tcPr>
            <w:tcW w:w="2188" w:type="dxa"/>
          </w:tcPr>
          <w:p w14:paraId="3F9B80DF"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返回用户密码</w:t>
            </w:r>
          </w:p>
        </w:tc>
        <w:tc>
          <w:tcPr>
            <w:tcW w:w="2410" w:type="dxa"/>
          </w:tcPr>
          <w:p w14:paraId="4BABB9FC"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getUserPassword()</w:t>
            </w:r>
          </w:p>
        </w:tc>
        <w:tc>
          <w:tcPr>
            <w:tcW w:w="1846" w:type="dxa"/>
          </w:tcPr>
          <w:p w14:paraId="160AE39F"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660B8B23" w14:textId="77777777">
        <w:trPr>
          <w:jc w:val="center"/>
        </w:trPr>
        <w:tc>
          <w:tcPr>
            <w:tcW w:w="2188" w:type="dxa"/>
          </w:tcPr>
          <w:p w14:paraId="1BC6F676"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查询用户</w:t>
            </w:r>
          </w:p>
        </w:tc>
        <w:tc>
          <w:tcPr>
            <w:tcW w:w="2410" w:type="dxa"/>
          </w:tcPr>
          <w:p w14:paraId="3AE9BE2C"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searchUser()</w:t>
            </w:r>
          </w:p>
        </w:tc>
        <w:tc>
          <w:tcPr>
            <w:tcW w:w="1846" w:type="dxa"/>
          </w:tcPr>
          <w:p w14:paraId="3431656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w:t>
            </w:r>
            <w:r>
              <w:rPr>
                <w:rFonts w:ascii="宋体" w:eastAsia="宋体" w:hAnsi="宋体"/>
                <w:szCs w:val="21"/>
              </w:rPr>
              <w:t>ool</w:t>
            </w:r>
          </w:p>
        </w:tc>
      </w:tr>
    </w:tbl>
    <w:p w14:paraId="63E5A770" w14:textId="77777777" w:rsidR="00C27F6C" w:rsidRDefault="00C27F6C">
      <w:pPr>
        <w:spacing w:line="360" w:lineRule="auto"/>
        <w:jc w:val="center"/>
        <w:rPr>
          <w:rFonts w:ascii="宋体" w:eastAsia="宋体" w:hAnsi="宋体" w:hint="eastAsia"/>
          <w:szCs w:val="21"/>
        </w:rPr>
      </w:pPr>
    </w:p>
    <w:p w14:paraId="7C5558D6"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类名：Ordinary</w:t>
      </w:r>
      <w:r>
        <w:rPr>
          <w:rFonts w:ascii="宋体" w:eastAsia="宋体" w:hAnsi="宋体"/>
          <w:b/>
          <w:bCs/>
          <w:szCs w:val="21"/>
        </w:rPr>
        <w:t>User（</w:t>
      </w:r>
      <w:r>
        <w:rPr>
          <w:rFonts w:ascii="宋体" w:eastAsia="宋体" w:hAnsi="宋体" w:hint="eastAsia"/>
          <w:b/>
          <w:bCs/>
          <w:szCs w:val="21"/>
        </w:rPr>
        <w:t>普通</w:t>
      </w:r>
      <w:r>
        <w:rPr>
          <w:rFonts w:ascii="宋体" w:eastAsia="宋体" w:hAnsi="宋体"/>
          <w:b/>
          <w:bCs/>
          <w:szCs w:val="21"/>
        </w:rPr>
        <w:t>用户类）</w:t>
      </w:r>
    </w:p>
    <w:p w14:paraId="713E122F"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.2.3所示：</w:t>
      </w:r>
    </w:p>
    <w:p w14:paraId="754C8C6F" w14:textId="77777777"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.2.3 </w:t>
      </w:r>
      <w:r>
        <w:rPr>
          <w:rFonts w:ascii="宋体" w:eastAsia="宋体" w:hAnsi="宋体" w:hint="eastAsia"/>
          <w:szCs w:val="21"/>
        </w:rPr>
        <w:t>Ordinary</w:t>
      </w:r>
      <w:r>
        <w:rPr>
          <w:rFonts w:ascii="宋体" w:eastAsia="宋体" w:hAnsi="宋体"/>
          <w:szCs w:val="21"/>
        </w:rPr>
        <w:t>User类操作表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4"/>
        <w:gridCol w:w="3000"/>
        <w:gridCol w:w="940"/>
      </w:tblGrid>
      <w:tr w:rsidR="00C27F6C" w14:paraId="0BB93338" w14:textId="77777777">
        <w:trPr>
          <w:jc w:val="center"/>
        </w:trPr>
        <w:tc>
          <w:tcPr>
            <w:tcW w:w="2504" w:type="dxa"/>
          </w:tcPr>
          <w:p w14:paraId="14B465CE" w14:textId="77777777" w:rsidR="00C27F6C"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3000" w:type="dxa"/>
          </w:tcPr>
          <w:p w14:paraId="67B23D77" w14:textId="77777777" w:rsidR="00C27F6C" w:rsidRDefault="00000000">
            <w:pPr>
              <w:spacing w:line="360" w:lineRule="auto"/>
              <w:jc w:val="center"/>
              <w:rPr>
                <w:rFonts w:ascii="宋体" w:eastAsia="宋体" w:hAnsi="宋体" w:hint="eastAsia"/>
                <w:szCs w:val="21"/>
              </w:rPr>
            </w:pPr>
            <w:r>
              <w:rPr>
                <w:rFonts w:ascii="宋体" w:eastAsia="宋体" w:hAnsi="宋体"/>
                <w:szCs w:val="21"/>
              </w:rPr>
              <w:t>文名</w:t>
            </w:r>
          </w:p>
        </w:tc>
        <w:tc>
          <w:tcPr>
            <w:tcW w:w="940" w:type="dxa"/>
          </w:tcPr>
          <w:p w14:paraId="3BECEFD3" w14:textId="77777777" w:rsidR="00C27F6C"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C27F6C" w14:paraId="5B2A0F02" w14:textId="77777777">
        <w:trPr>
          <w:jc w:val="center"/>
        </w:trPr>
        <w:tc>
          <w:tcPr>
            <w:tcW w:w="2504" w:type="dxa"/>
          </w:tcPr>
          <w:p w14:paraId="5AEE9C58" w14:textId="77777777" w:rsidR="00C27F6C" w:rsidRDefault="00000000">
            <w:pPr>
              <w:spacing w:line="360" w:lineRule="auto"/>
              <w:jc w:val="center"/>
              <w:rPr>
                <w:rFonts w:ascii="宋体" w:eastAsia="宋体" w:hAnsi="宋体" w:hint="eastAsia"/>
                <w:szCs w:val="21"/>
              </w:rPr>
            </w:pPr>
            <w:r>
              <w:rPr>
                <w:rFonts w:ascii="宋体" w:eastAsia="宋体" w:hAnsi="宋体"/>
                <w:szCs w:val="21"/>
              </w:rPr>
              <w:t>添加用户</w:t>
            </w:r>
          </w:p>
        </w:tc>
        <w:tc>
          <w:tcPr>
            <w:tcW w:w="3000" w:type="dxa"/>
          </w:tcPr>
          <w:p w14:paraId="0EF0D43B" w14:textId="77777777" w:rsidR="00C27F6C" w:rsidRDefault="00000000">
            <w:pPr>
              <w:spacing w:line="360" w:lineRule="auto"/>
              <w:jc w:val="center"/>
              <w:rPr>
                <w:rFonts w:ascii="宋体" w:eastAsia="宋体" w:hAnsi="宋体" w:hint="eastAsia"/>
                <w:szCs w:val="21"/>
              </w:rPr>
            </w:pPr>
            <w:r>
              <w:rPr>
                <w:rFonts w:ascii="宋体" w:eastAsia="宋体" w:hAnsi="宋体"/>
                <w:szCs w:val="21"/>
              </w:rPr>
              <w:t>addUser()</w:t>
            </w:r>
          </w:p>
        </w:tc>
        <w:tc>
          <w:tcPr>
            <w:tcW w:w="940" w:type="dxa"/>
          </w:tcPr>
          <w:p w14:paraId="480AA35D"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5083980A" w14:textId="77777777">
        <w:trPr>
          <w:jc w:val="center"/>
        </w:trPr>
        <w:tc>
          <w:tcPr>
            <w:tcW w:w="2504" w:type="dxa"/>
          </w:tcPr>
          <w:p w14:paraId="778EB2F7"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删除用户</w:t>
            </w:r>
          </w:p>
        </w:tc>
        <w:tc>
          <w:tcPr>
            <w:tcW w:w="3000" w:type="dxa"/>
          </w:tcPr>
          <w:p w14:paraId="38749582"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dele</w:t>
            </w:r>
            <w:r>
              <w:rPr>
                <w:rFonts w:ascii="宋体" w:eastAsia="宋体" w:hAnsi="宋体"/>
                <w:szCs w:val="21"/>
              </w:rPr>
              <w:t>teUser()</w:t>
            </w:r>
          </w:p>
        </w:tc>
        <w:tc>
          <w:tcPr>
            <w:tcW w:w="940" w:type="dxa"/>
          </w:tcPr>
          <w:p w14:paraId="6B9865BB"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59AEC523" w14:textId="77777777">
        <w:trPr>
          <w:jc w:val="center"/>
        </w:trPr>
        <w:tc>
          <w:tcPr>
            <w:tcW w:w="2504" w:type="dxa"/>
          </w:tcPr>
          <w:p w14:paraId="636CA10E" w14:textId="77777777" w:rsidR="00C27F6C" w:rsidRDefault="00000000">
            <w:pPr>
              <w:spacing w:line="360" w:lineRule="auto"/>
              <w:jc w:val="center"/>
              <w:rPr>
                <w:rFonts w:ascii="宋体" w:eastAsia="宋体" w:hAnsi="宋体" w:hint="eastAsia"/>
                <w:szCs w:val="21"/>
              </w:rPr>
            </w:pPr>
            <w:r>
              <w:rPr>
                <w:rFonts w:ascii="宋体" w:eastAsia="宋体" w:hAnsi="宋体"/>
                <w:szCs w:val="21"/>
              </w:rPr>
              <w:lastRenderedPageBreak/>
              <w:t>返回用户ID</w:t>
            </w:r>
          </w:p>
        </w:tc>
        <w:tc>
          <w:tcPr>
            <w:tcW w:w="3000" w:type="dxa"/>
          </w:tcPr>
          <w:p w14:paraId="596B85BA"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940" w:type="dxa"/>
          </w:tcPr>
          <w:p w14:paraId="0CF62324"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1CF8F357" w14:textId="77777777">
        <w:trPr>
          <w:jc w:val="center"/>
        </w:trPr>
        <w:tc>
          <w:tcPr>
            <w:tcW w:w="2504" w:type="dxa"/>
          </w:tcPr>
          <w:p w14:paraId="20CDBE3C" w14:textId="77777777" w:rsidR="00C27F6C" w:rsidRDefault="00000000">
            <w:pPr>
              <w:spacing w:line="360" w:lineRule="auto"/>
              <w:jc w:val="center"/>
              <w:rPr>
                <w:rFonts w:ascii="宋体" w:eastAsia="宋体" w:hAnsi="宋体" w:hint="eastAsia"/>
                <w:szCs w:val="21"/>
              </w:rPr>
            </w:pPr>
            <w:r>
              <w:rPr>
                <w:rFonts w:ascii="宋体" w:eastAsia="宋体" w:hAnsi="宋体"/>
                <w:szCs w:val="21"/>
              </w:rPr>
              <w:t>设置用户ID</w:t>
            </w:r>
          </w:p>
        </w:tc>
        <w:tc>
          <w:tcPr>
            <w:tcW w:w="3000" w:type="dxa"/>
          </w:tcPr>
          <w:p w14:paraId="1007DA91"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setUserId()</w:t>
            </w:r>
          </w:p>
        </w:tc>
        <w:tc>
          <w:tcPr>
            <w:tcW w:w="940" w:type="dxa"/>
          </w:tcPr>
          <w:p w14:paraId="1858AD31"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740856D4" w14:textId="77777777">
        <w:trPr>
          <w:jc w:val="center"/>
        </w:trPr>
        <w:tc>
          <w:tcPr>
            <w:tcW w:w="2504" w:type="dxa"/>
          </w:tcPr>
          <w:p w14:paraId="159C0F79"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w:t>
            </w:r>
            <w:r>
              <w:rPr>
                <w:rFonts w:ascii="宋体" w:eastAsia="宋体" w:hAnsi="宋体" w:hint="eastAsia"/>
                <w:szCs w:val="21"/>
              </w:rPr>
              <w:t>名</w:t>
            </w:r>
          </w:p>
        </w:tc>
        <w:tc>
          <w:tcPr>
            <w:tcW w:w="3000" w:type="dxa"/>
          </w:tcPr>
          <w:p w14:paraId="1F0A57A5"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getUserName()</w:t>
            </w:r>
          </w:p>
        </w:tc>
        <w:tc>
          <w:tcPr>
            <w:tcW w:w="940" w:type="dxa"/>
          </w:tcPr>
          <w:p w14:paraId="6AD121BE"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2C16F434" w14:textId="77777777">
        <w:trPr>
          <w:jc w:val="center"/>
        </w:trPr>
        <w:tc>
          <w:tcPr>
            <w:tcW w:w="2504" w:type="dxa"/>
          </w:tcPr>
          <w:p w14:paraId="7EF7F6ED" w14:textId="77777777" w:rsidR="00C27F6C" w:rsidRDefault="00000000">
            <w:pPr>
              <w:spacing w:line="360" w:lineRule="auto"/>
              <w:jc w:val="center"/>
              <w:rPr>
                <w:rFonts w:ascii="宋体" w:eastAsia="宋体" w:hAnsi="宋体" w:hint="eastAsia"/>
                <w:szCs w:val="21"/>
              </w:rPr>
            </w:pPr>
            <w:r>
              <w:rPr>
                <w:rFonts w:ascii="宋体" w:eastAsia="宋体" w:hAnsi="宋体"/>
                <w:szCs w:val="21"/>
              </w:rPr>
              <w:t>设置用户</w:t>
            </w:r>
            <w:r>
              <w:rPr>
                <w:rFonts w:ascii="宋体" w:eastAsia="宋体" w:hAnsi="宋体" w:hint="eastAsia"/>
                <w:szCs w:val="21"/>
              </w:rPr>
              <w:t>名</w:t>
            </w:r>
          </w:p>
        </w:tc>
        <w:tc>
          <w:tcPr>
            <w:tcW w:w="3000" w:type="dxa"/>
          </w:tcPr>
          <w:p w14:paraId="09C8E24E"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setUserName()</w:t>
            </w:r>
          </w:p>
        </w:tc>
        <w:tc>
          <w:tcPr>
            <w:tcW w:w="940" w:type="dxa"/>
          </w:tcPr>
          <w:p w14:paraId="7A9E75B7"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154F9514" w14:textId="77777777">
        <w:trPr>
          <w:jc w:val="center"/>
        </w:trPr>
        <w:tc>
          <w:tcPr>
            <w:tcW w:w="2504" w:type="dxa"/>
          </w:tcPr>
          <w:p w14:paraId="07A33926"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返回用户电话</w:t>
            </w:r>
          </w:p>
        </w:tc>
        <w:tc>
          <w:tcPr>
            <w:tcW w:w="3000" w:type="dxa"/>
          </w:tcPr>
          <w:p w14:paraId="1BD41A82"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getUserPhone</w:t>
            </w:r>
            <w:r>
              <w:rPr>
                <w:rFonts w:ascii="宋体" w:eastAsia="宋体" w:hAnsi="宋体"/>
                <w:szCs w:val="21"/>
              </w:rPr>
              <w:t>()</w:t>
            </w:r>
          </w:p>
        </w:tc>
        <w:tc>
          <w:tcPr>
            <w:tcW w:w="940" w:type="dxa"/>
          </w:tcPr>
          <w:p w14:paraId="3309AD71"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C27F6C" w14:paraId="318A59D1" w14:textId="77777777">
        <w:trPr>
          <w:jc w:val="center"/>
        </w:trPr>
        <w:tc>
          <w:tcPr>
            <w:tcW w:w="2504" w:type="dxa"/>
          </w:tcPr>
          <w:p w14:paraId="2916EF9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设置用户电话</w:t>
            </w:r>
          </w:p>
        </w:tc>
        <w:tc>
          <w:tcPr>
            <w:tcW w:w="3000" w:type="dxa"/>
          </w:tcPr>
          <w:p w14:paraId="6FF34195"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setUserPhone ()</w:t>
            </w:r>
          </w:p>
        </w:tc>
        <w:tc>
          <w:tcPr>
            <w:tcW w:w="940" w:type="dxa"/>
          </w:tcPr>
          <w:p w14:paraId="6227F261" w14:textId="77777777" w:rsidR="00C27F6C"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C27F6C" w14:paraId="2A8F4CE8" w14:textId="77777777">
        <w:trPr>
          <w:jc w:val="center"/>
        </w:trPr>
        <w:tc>
          <w:tcPr>
            <w:tcW w:w="2504" w:type="dxa"/>
          </w:tcPr>
          <w:p w14:paraId="23A473F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返回用户邮箱</w:t>
            </w:r>
          </w:p>
        </w:tc>
        <w:tc>
          <w:tcPr>
            <w:tcW w:w="3000" w:type="dxa"/>
          </w:tcPr>
          <w:p w14:paraId="770126FD"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getUser</w:t>
            </w:r>
            <w:r>
              <w:rPr>
                <w:rFonts w:ascii="宋体" w:eastAsia="宋体" w:hAnsi="宋体"/>
                <w:szCs w:val="21"/>
              </w:rPr>
              <w:t>M</w:t>
            </w:r>
            <w:r>
              <w:rPr>
                <w:rFonts w:ascii="宋体" w:eastAsia="宋体" w:hAnsi="宋体" w:hint="eastAsia"/>
                <w:szCs w:val="21"/>
              </w:rPr>
              <w:t>ailbox</w:t>
            </w:r>
            <w:r>
              <w:rPr>
                <w:rFonts w:ascii="宋体" w:eastAsia="宋体" w:hAnsi="宋体"/>
                <w:szCs w:val="21"/>
              </w:rPr>
              <w:t>()</w:t>
            </w:r>
          </w:p>
        </w:tc>
        <w:tc>
          <w:tcPr>
            <w:tcW w:w="940" w:type="dxa"/>
          </w:tcPr>
          <w:p w14:paraId="02419F77"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C27F6C" w14:paraId="786562E0" w14:textId="77777777">
        <w:trPr>
          <w:jc w:val="center"/>
        </w:trPr>
        <w:tc>
          <w:tcPr>
            <w:tcW w:w="2504" w:type="dxa"/>
          </w:tcPr>
          <w:p w14:paraId="56862E5C"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设置用户邮箱</w:t>
            </w:r>
          </w:p>
        </w:tc>
        <w:tc>
          <w:tcPr>
            <w:tcW w:w="3000" w:type="dxa"/>
          </w:tcPr>
          <w:p w14:paraId="74AD543D"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setUser</w:t>
            </w:r>
            <w:r>
              <w:rPr>
                <w:rFonts w:ascii="宋体" w:eastAsia="宋体" w:hAnsi="宋体"/>
                <w:szCs w:val="21"/>
              </w:rPr>
              <w:t>M</w:t>
            </w:r>
            <w:r>
              <w:rPr>
                <w:rFonts w:ascii="宋体" w:eastAsia="宋体" w:hAnsi="宋体" w:hint="eastAsia"/>
                <w:szCs w:val="21"/>
              </w:rPr>
              <w:t>ailbox()</w:t>
            </w:r>
          </w:p>
        </w:tc>
        <w:tc>
          <w:tcPr>
            <w:tcW w:w="940" w:type="dxa"/>
          </w:tcPr>
          <w:p w14:paraId="388599AD"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59D59097" w14:textId="77777777">
        <w:trPr>
          <w:jc w:val="center"/>
        </w:trPr>
        <w:tc>
          <w:tcPr>
            <w:tcW w:w="2504" w:type="dxa"/>
          </w:tcPr>
          <w:p w14:paraId="648F3431" w14:textId="77777777" w:rsidR="00C27F6C" w:rsidRDefault="00000000">
            <w:pPr>
              <w:spacing w:line="360" w:lineRule="auto"/>
              <w:jc w:val="center"/>
              <w:rPr>
                <w:rFonts w:ascii="宋体" w:eastAsia="宋体" w:hAnsi="宋体" w:hint="eastAsia"/>
                <w:szCs w:val="21"/>
              </w:rPr>
            </w:pPr>
            <w:r>
              <w:rPr>
                <w:rFonts w:ascii="宋体" w:eastAsia="宋体" w:hAnsi="宋体"/>
                <w:szCs w:val="21"/>
              </w:rPr>
              <w:t>返回用户密码</w:t>
            </w:r>
          </w:p>
        </w:tc>
        <w:tc>
          <w:tcPr>
            <w:tcW w:w="3000" w:type="dxa"/>
          </w:tcPr>
          <w:p w14:paraId="64D22FB7"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getUserPassword()</w:t>
            </w:r>
          </w:p>
        </w:tc>
        <w:tc>
          <w:tcPr>
            <w:tcW w:w="940" w:type="dxa"/>
          </w:tcPr>
          <w:p w14:paraId="6E7D593E"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77A1EB36" w14:textId="77777777">
        <w:trPr>
          <w:jc w:val="center"/>
        </w:trPr>
        <w:tc>
          <w:tcPr>
            <w:tcW w:w="2504" w:type="dxa"/>
          </w:tcPr>
          <w:p w14:paraId="7118CE70" w14:textId="77777777" w:rsidR="00C27F6C" w:rsidRDefault="00000000">
            <w:pPr>
              <w:spacing w:line="360" w:lineRule="auto"/>
              <w:jc w:val="center"/>
              <w:rPr>
                <w:rFonts w:ascii="宋体" w:eastAsia="宋体" w:hAnsi="宋体" w:hint="eastAsia"/>
                <w:szCs w:val="21"/>
              </w:rPr>
            </w:pPr>
            <w:r>
              <w:rPr>
                <w:rFonts w:ascii="宋体" w:eastAsia="宋体" w:hAnsi="宋体"/>
                <w:szCs w:val="21"/>
              </w:rPr>
              <w:t>设置用户密码</w:t>
            </w:r>
          </w:p>
        </w:tc>
        <w:tc>
          <w:tcPr>
            <w:tcW w:w="3000" w:type="dxa"/>
          </w:tcPr>
          <w:p w14:paraId="5FB499DE"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setUserPassword()</w:t>
            </w:r>
          </w:p>
        </w:tc>
        <w:tc>
          <w:tcPr>
            <w:tcW w:w="940" w:type="dxa"/>
          </w:tcPr>
          <w:p w14:paraId="2E7FCB2B" w14:textId="77777777" w:rsidR="00C27F6C" w:rsidRDefault="00000000">
            <w:pPr>
              <w:spacing w:line="360" w:lineRule="auto"/>
              <w:jc w:val="center"/>
              <w:rPr>
                <w:rFonts w:ascii="宋体" w:eastAsia="宋体" w:hAnsi="宋体" w:hint="eastAsia"/>
                <w:szCs w:val="21"/>
              </w:rPr>
            </w:pPr>
            <w:r>
              <w:rPr>
                <w:rFonts w:ascii="宋体" w:eastAsia="宋体" w:hAnsi="宋体"/>
                <w:szCs w:val="21"/>
              </w:rPr>
              <w:t>bool</w:t>
            </w:r>
          </w:p>
        </w:tc>
      </w:tr>
      <w:tr w:rsidR="00C27F6C" w14:paraId="0CD3B446" w14:textId="77777777">
        <w:trPr>
          <w:jc w:val="center"/>
        </w:trPr>
        <w:tc>
          <w:tcPr>
            <w:tcW w:w="2504" w:type="dxa"/>
          </w:tcPr>
          <w:p w14:paraId="56D59F29"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返回用户性别</w:t>
            </w:r>
          </w:p>
        </w:tc>
        <w:tc>
          <w:tcPr>
            <w:tcW w:w="3000" w:type="dxa"/>
          </w:tcPr>
          <w:p w14:paraId="5C47D045"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G</w:t>
            </w:r>
            <w:r>
              <w:rPr>
                <w:rFonts w:ascii="宋体" w:eastAsia="宋体" w:hAnsi="宋体"/>
                <w:szCs w:val="21"/>
              </w:rPr>
              <w:t>ender()</w:t>
            </w:r>
          </w:p>
        </w:tc>
        <w:tc>
          <w:tcPr>
            <w:tcW w:w="940" w:type="dxa"/>
          </w:tcPr>
          <w:p w14:paraId="4A0DC1E1" w14:textId="77777777" w:rsidR="00C27F6C" w:rsidRDefault="00000000">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tring</w:t>
            </w:r>
          </w:p>
        </w:tc>
      </w:tr>
      <w:tr w:rsidR="00C27F6C" w14:paraId="38A35192" w14:textId="77777777">
        <w:trPr>
          <w:jc w:val="center"/>
        </w:trPr>
        <w:tc>
          <w:tcPr>
            <w:tcW w:w="2504" w:type="dxa"/>
          </w:tcPr>
          <w:p w14:paraId="30B7AB9C"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设置用户性别</w:t>
            </w:r>
          </w:p>
        </w:tc>
        <w:tc>
          <w:tcPr>
            <w:tcW w:w="3000" w:type="dxa"/>
          </w:tcPr>
          <w:p w14:paraId="113F52C5"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G</w:t>
            </w:r>
            <w:r>
              <w:rPr>
                <w:rFonts w:ascii="宋体" w:eastAsia="宋体" w:hAnsi="宋体"/>
                <w:szCs w:val="21"/>
              </w:rPr>
              <w:t>ender()</w:t>
            </w:r>
          </w:p>
        </w:tc>
        <w:tc>
          <w:tcPr>
            <w:tcW w:w="940" w:type="dxa"/>
          </w:tcPr>
          <w:p w14:paraId="455713E7" w14:textId="77777777" w:rsidR="00C27F6C"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C27F6C" w14:paraId="73838801" w14:textId="77777777">
        <w:trPr>
          <w:jc w:val="center"/>
        </w:trPr>
        <w:tc>
          <w:tcPr>
            <w:tcW w:w="2504" w:type="dxa"/>
          </w:tcPr>
          <w:p w14:paraId="6C7D20E8"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返回用户生日</w:t>
            </w:r>
          </w:p>
        </w:tc>
        <w:tc>
          <w:tcPr>
            <w:tcW w:w="3000" w:type="dxa"/>
          </w:tcPr>
          <w:p w14:paraId="17646071" w14:textId="77777777" w:rsidR="00C27F6C" w:rsidRDefault="00000000">
            <w:pPr>
              <w:spacing w:line="360" w:lineRule="auto"/>
              <w:jc w:val="center"/>
              <w:rPr>
                <w:rFonts w:ascii="宋体" w:eastAsia="宋体" w:hAnsi="宋体" w:hint="eastAsia"/>
                <w:szCs w:val="21"/>
              </w:rPr>
            </w:pPr>
            <w:r>
              <w:rPr>
                <w:rFonts w:ascii="宋体" w:eastAsia="宋体" w:hAnsi="宋体"/>
                <w:szCs w:val="21"/>
              </w:rPr>
              <w:t>getBirthday()</w:t>
            </w:r>
          </w:p>
        </w:tc>
        <w:tc>
          <w:tcPr>
            <w:tcW w:w="940" w:type="dxa"/>
          </w:tcPr>
          <w:p w14:paraId="00D481C8" w14:textId="77777777" w:rsidR="00C27F6C" w:rsidRDefault="00000000">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tring</w:t>
            </w:r>
          </w:p>
        </w:tc>
      </w:tr>
      <w:tr w:rsidR="00C27F6C" w14:paraId="21596FFA" w14:textId="77777777">
        <w:trPr>
          <w:jc w:val="center"/>
        </w:trPr>
        <w:tc>
          <w:tcPr>
            <w:tcW w:w="2504" w:type="dxa"/>
          </w:tcPr>
          <w:p w14:paraId="180590F8"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设置用户生日</w:t>
            </w:r>
          </w:p>
        </w:tc>
        <w:tc>
          <w:tcPr>
            <w:tcW w:w="3000" w:type="dxa"/>
          </w:tcPr>
          <w:p w14:paraId="289729D3" w14:textId="77777777" w:rsidR="00C27F6C" w:rsidRDefault="00000000">
            <w:pPr>
              <w:spacing w:line="360" w:lineRule="auto"/>
              <w:jc w:val="center"/>
              <w:rPr>
                <w:rFonts w:ascii="宋体" w:eastAsia="宋体" w:hAnsi="宋体" w:hint="eastAsia"/>
                <w:szCs w:val="21"/>
              </w:rPr>
            </w:pPr>
            <w:r>
              <w:rPr>
                <w:rFonts w:ascii="宋体" w:eastAsia="宋体" w:hAnsi="宋体"/>
                <w:szCs w:val="21"/>
              </w:rPr>
              <w:t>setBirthday()</w:t>
            </w:r>
          </w:p>
        </w:tc>
        <w:tc>
          <w:tcPr>
            <w:tcW w:w="940" w:type="dxa"/>
          </w:tcPr>
          <w:p w14:paraId="4A2C522D" w14:textId="77777777" w:rsidR="00C27F6C"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881194" w14:paraId="3EB91D12" w14:textId="77777777">
        <w:trPr>
          <w:jc w:val="center"/>
        </w:trPr>
        <w:tc>
          <w:tcPr>
            <w:tcW w:w="2504" w:type="dxa"/>
          </w:tcPr>
          <w:p w14:paraId="245844BD" w14:textId="44A4ED37" w:rsidR="00881194" w:rsidRDefault="00881194">
            <w:pPr>
              <w:spacing w:line="360" w:lineRule="auto"/>
              <w:jc w:val="center"/>
              <w:rPr>
                <w:rFonts w:ascii="宋体" w:eastAsia="宋体" w:hAnsi="宋体" w:hint="eastAsia"/>
                <w:szCs w:val="21"/>
              </w:rPr>
            </w:pPr>
            <w:r>
              <w:rPr>
                <w:rFonts w:ascii="宋体" w:eastAsia="宋体" w:hAnsi="宋体" w:hint="eastAsia"/>
                <w:szCs w:val="21"/>
              </w:rPr>
              <w:t>返回用户年龄</w:t>
            </w:r>
          </w:p>
        </w:tc>
        <w:tc>
          <w:tcPr>
            <w:tcW w:w="3000" w:type="dxa"/>
          </w:tcPr>
          <w:p w14:paraId="6951CEE4" w14:textId="3B603E11" w:rsidR="00881194" w:rsidRDefault="00881194">
            <w:pPr>
              <w:spacing w:line="360" w:lineRule="auto"/>
              <w:jc w:val="center"/>
              <w:rPr>
                <w:rFonts w:ascii="宋体" w:eastAsia="宋体" w:hAnsi="宋体" w:hint="eastAsia"/>
                <w:szCs w:val="21"/>
              </w:rPr>
            </w:pPr>
            <w:r>
              <w:rPr>
                <w:rFonts w:ascii="宋体" w:eastAsia="宋体" w:hAnsi="宋体" w:hint="eastAsia"/>
                <w:szCs w:val="21"/>
              </w:rPr>
              <w:t>getAge()</w:t>
            </w:r>
          </w:p>
        </w:tc>
        <w:tc>
          <w:tcPr>
            <w:tcW w:w="940" w:type="dxa"/>
          </w:tcPr>
          <w:p w14:paraId="027ADE91" w14:textId="6CFD5129" w:rsidR="00881194" w:rsidRDefault="00881194">
            <w:pPr>
              <w:spacing w:line="360" w:lineRule="auto"/>
              <w:jc w:val="center"/>
              <w:rPr>
                <w:rFonts w:ascii="宋体" w:eastAsia="宋体" w:hAnsi="宋体" w:hint="eastAsia"/>
                <w:szCs w:val="21"/>
              </w:rPr>
            </w:pPr>
            <w:r>
              <w:rPr>
                <w:rFonts w:ascii="宋体" w:eastAsia="宋体" w:hAnsi="宋体" w:hint="eastAsia"/>
                <w:szCs w:val="21"/>
              </w:rPr>
              <w:t>int</w:t>
            </w:r>
          </w:p>
        </w:tc>
      </w:tr>
      <w:tr w:rsidR="00881194" w14:paraId="25C27BBC" w14:textId="77777777">
        <w:trPr>
          <w:jc w:val="center"/>
        </w:trPr>
        <w:tc>
          <w:tcPr>
            <w:tcW w:w="2504" w:type="dxa"/>
          </w:tcPr>
          <w:p w14:paraId="601E8CE1" w14:textId="062D3911" w:rsidR="00881194" w:rsidRDefault="00881194">
            <w:pPr>
              <w:spacing w:line="360" w:lineRule="auto"/>
              <w:jc w:val="center"/>
              <w:rPr>
                <w:rFonts w:ascii="宋体" w:eastAsia="宋体" w:hAnsi="宋体" w:hint="eastAsia"/>
                <w:szCs w:val="21"/>
              </w:rPr>
            </w:pPr>
            <w:r>
              <w:rPr>
                <w:rFonts w:ascii="宋体" w:eastAsia="宋体" w:hAnsi="宋体" w:hint="eastAsia"/>
                <w:szCs w:val="21"/>
              </w:rPr>
              <w:t>设置用户年龄</w:t>
            </w:r>
          </w:p>
        </w:tc>
        <w:tc>
          <w:tcPr>
            <w:tcW w:w="3000" w:type="dxa"/>
          </w:tcPr>
          <w:p w14:paraId="0F0F893B" w14:textId="7F645394" w:rsidR="00881194" w:rsidRDefault="00881194">
            <w:pPr>
              <w:spacing w:line="360" w:lineRule="auto"/>
              <w:jc w:val="center"/>
              <w:rPr>
                <w:rFonts w:ascii="宋体" w:eastAsia="宋体" w:hAnsi="宋体" w:hint="eastAsia"/>
                <w:szCs w:val="21"/>
              </w:rPr>
            </w:pPr>
            <w:r>
              <w:rPr>
                <w:rFonts w:ascii="宋体" w:eastAsia="宋体" w:hAnsi="宋体" w:hint="eastAsia"/>
                <w:szCs w:val="21"/>
              </w:rPr>
              <w:t>setAge()</w:t>
            </w:r>
          </w:p>
        </w:tc>
        <w:tc>
          <w:tcPr>
            <w:tcW w:w="940" w:type="dxa"/>
          </w:tcPr>
          <w:p w14:paraId="621048B7" w14:textId="7CFDD636" w:rsidR="00881194" w:rsidRDefault="00881194">
            <w:pPr>
              <w:spacing w:line="360" w:lineRule="auto"/>
              <w:jc w:val="center"/>
              <w:rPr>
                <w:rFonts w:ascii="宋体" w:eastAsia="宋体" w:hAnsi="宋体" w:hint="eastAsia"/>
                <w:szCs w:val="21"/>
              </w:rPr>
            </w:pPr>
            <w:r>
              <w:rPr>
                <w:rFonts w:ascii="宋体" w:eastAsia="宋体" w:hAnsi="宋体" w:hint="eastAsia"/>
                <w:szCs w:val="21"/>
              </w:rPr>
              <w:t>int</w:t>
            </w:r>
          </w:p>
        </w:tc>
      </w:tr>
      <w:tr w:rsidR="00881194" w14:paraId="39E7513D" w14:textId="77777777">
        <w:trPr>
          <w:jc w:val="center"/>
        </w:trPr>
        <w:tc>
          <w:tcPr>
            <w:tcW w:w="2504" w:type="dxa"/>
          </w:tcPr>
          <w:p w14:paraId="7429F4B1" w14:textId="754A6BBA" w:rsidR="00881194" w:rsidRDefault="00881194">
            <w:pPr>
              <w:spacing w:line="360" w:lineRule="auto"/>
              <w:jc w:val="center"/>
              <w:rPr>
                <w:rFonts w:ascii="宋体" w:eastAsia="宋体" w:hAnsi="宋体" w:hint="eastAsia"/>
                <w:szCs w:val="21"/>
              </w:rPr>
            </w:pPr>
            <w:r>
              <w:rPr>
                <w:rFonts w:ascii="宋体" w:eastAsia="宋体" w:hAnsi="宋体" w:hint="eastAsia"/>
                <w:szCs w:val="21"/>
              </w:rPr>
              <w:t>返回用户体重</w:t>
            </w:r>
          </w:p>
        </w:tc>
        <w:tc>
          <w:tcPr>
            <w:tcW w:w="3000" w:type="dxa"/>
          </w:tcPr>
          <w:p w14:paraId="089D172D" w14:textId="085D6747" w:rsidR="00881194" w:rsidRDefault="00881194">
            <w:pPr>
              <w:spacing w:line="360" w:lineRule="auto"/>
              <w:jc w:val="center"/>
              <w:rPr>
                <w:rFonts w:ascii="宋体" w:eastAsia="宋体" w:hAnsi="宋体" w:hint="eastAsia"/>
                <w:szCs w:val="21"/>
              </w:rPr>
            </w:pPr>
            <w:r>
              <w:rPr>
                <w:rFonts w:ascii="宋体" w:eastAsia="宋体" w:hAnsi="宋体" w:hint="eastAsia"/>
                <w:szCs w:val="21"/>
              </w:rPr>
              <w:t>getWeight()</w:t>
            </w:r>
          </w:p>
        </w:tc>
        <w:tc>
          <w:tcPr>
            <w:tcW w:w="940" w:type="dxa"/>
          </w:tcPr>
          <w:p w14:paraId="0D8EC9FB" w14:textId="57E660D0" w:rsidR="00881194" w:rsidRDefault="00881194">
            <w:pPr>
              <w:spacing w:line="360" w:lineRule="auto"/>
              <w:jc w:val="center"/>
              <w:rPr>
                <w:rFonts w:ascii="宋体" w:eastAsia="宋体" w:hAnsi="宋体" w:hint="eastAsia"/>
                <w:szCs w:val="21"/>
              </w:rPr>
            </w:pPr>
            <w:r>
              <w:rPr>
                <w:rFonts w:ascii="宋体" w:eastAsia="宋体" w:hAnsi="宋体" w:hint="eastAsia"/>
                <w:szCs w:val="21"/>
              </w:rPr>
              <w:t>float</w:t>
            </w:r>
          </w:p>
        </w:tc>
      </w:tr>
      <w:tr w:rsidR="00881194" w14:paraId="000B0354" w14:textId="77777777">
        <w:trPr>
          <w:jc w:val="center"/>
        </w:trPr>
        <w:tc>
          <w:tcPr>
            <w:tcW w:w="2504" w:type="dxa"/>
          </w:tcPr>
          <w:p w14:paraId="543C59A4" w14:textId="663A32E1" w:rsidR="00881194" w:rsidRDefault="00881194">
            <w:pPr>
              <w:spacing w:line="360" w:lineRule="auto"/>
              <w:jc w:val="center"/>
              <w:rPr>
                <w:rFonts w:ascii="宋体" w:eastAsia="宋体" w:hAnsi="宋体" w:hint="eastAsia"/>
                <w:szCs w:val="21"/>
              </w:rPr>
            </w:pPr>
            <w:r>
              <w:rPr>
                <w:rFonts w:ascii="宋体" w:eastAsia="宋体" w:hAnsi="宋体" w:hint="eastAsia"/>
                <w:szCs w:val="21"/>
              </w:rPr>
              <w:t>设置用户体重</w:t>
            </w:r>
          </w:p>
        </w:tc>
        <w:tc>
          <w:tcPr>
            <w:tcW w:w="3000" w:type="dxa"/>
          </w:tcPr>
          <w:p w14:paraId="2A47C6EA" w14:textId="45DE01E0" w:rsidR="00881194" w:rsidRDefault="00881194">
            <w:pPr>
              <w:spacing w:line="360" w:lineRule="auto"/>
              <w:jc w:val="center"/>
              <w:rPr>
                <w:rFonts w:ascii="宋体" w:eastAsia="宋体" w:hAnsi="宋体" w:hint="eastAsia"/>
                <w:szCs w:val="21"/>
              </w:rPr>
            </w:pPr>
            <w:r>
              <w:rPr>
                <w:rFonts w:ascii="宋体" w:eastAsia="宋体" w:hAnsi="宋体" w:hint="eastAsia"/>
                <w:szCs w:val="21"/>
              </w:rPr>
              <w:t>setWeight()</w:t>
            </w:r>
          </w:p>
        </w:tc>
        <w:tc>
          <w:tcPr>
            <w:tcW w:w="940" w:type="dxa"/>
          </w:tcPr>
          <w:p w14:paraId="1EA6CCC9" w14:textId="095EB3C9" w:rsidR="00881194" w:rsidRDefault="00881194">
            <w:pPr>
              <w:spacing w:line="360" w:lineRule="auto"/>
              <w:jc w:val="center"/>
              <w:rPr>
                <w:rFonts w:ascii="宋体" w:eastAsia="宋体" w:hAnsi="宋体" w:hint="eastAsia"/>
                <w:szCs w:val="21"/>
              </w:rPr>
            </w:pPr>
            <w:r>
              <w:rPr>
                <w:rFonts w:ascii="宋体" w:eastAsia="宋体" w:hAnsi="宋体" w:hint="eastAsia"/>
                <w:szCs w:val="21"/>
              </w:rPr>
              <w:t>float</w:t>
            </w:r>
          </w:p>
        </w:tc>
      </w:tr>
    </w:tbl>
    <w:p w14:paraId="7F29854F" w14:textId="77777777" w:rsidR="00C27F6C" w:rsidRDefault="00C27F6C">
      <w:pPr>
        <w:spacing w:line="360" w:lineRule="auto"/>
        <w:jc w:val="center"/>
        <w:rPr>
          <w:rFonts w:ascii="宋体" w:eastAsia="宋体" w:hAnsi="宋体" w:hint="eastAsia"/>
          <w:szCs w:val="21"/>
        </w:rPr>
      </w:pPr>
    </w:p>
    <w:p w14:paraId="76EC3071" w14:textId="01353926"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595C49" w:rsidRPr="00595C49">
        <w:rPr>
          <w:rFonts w:ascii="宋体" w:eastAsia="宋体" w:hAnsi="宋体" w:hint="eastAsia"/>
          <w:b/>
          <w:bCs/>
          <w:szCs w:val="21"/>
        </w:rPr>
        <w:t>ExerciseRecord（打卡记录类）</w:t>
      </w:r>
    </w:p>
    <w:p w14:paraId="5E0B4BEC" w14:textId="77777777" w:rsidR="00C27F6C"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w:t>
      </w:r>
      <w:r>
        <w:rPr>
          <w:rFonts w:ascii="宋体" w:eastAsia="宋体" w:hAnsi="宋体" w:hint="eastAsia"/>
          <w:b/>
          <w:bCs/>
          <w:szCs w:val="21"/>
        </w:rPr>
        <w:t>4</w:t>
      </w:r>
      <w:r>
        <w:rPr>
          <w:rFonts w:ascii="宋体" w:eastAsia="宋体" w:hAnsi="宋体"/>
          <w:b/>
          <w:bCs/>
          <w:szCs w:val="21"/>
        </w:rPr>
        <w:t>所示：</w:t>
      </w:r>
    </w:p>
    <w:p w14:paraId="726C73B9" w14:textId="073D092E" w:rsidR="00C27F6C"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3.2.4</w:t>
      </w:r>
      <w:r>
        <w:rPr>
          <w:rFonts w:ascii="宋体" w:eastAsia="宋体" w:hAnsi="宋体"/>
          <w:szCs w:val="21"/>
        </w:rPr>
        <w:t xml:space="preserve"> </w:t>
      </w:r>
      <w:r w:rsidR="00595C49">
        <w:rPr>
          <w:rFonts w:ascii="宋体" w:eastAsia="宋体" w:hAnsi="宋体" w:hint="eastAsia"/>
          <w:szCs w:val="21"/>
        </w:rPr>
        <w:t>ExerciseRecord</w:t>
      </w:r>
      <w:r w:rsidR="00595C49">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613"/>
        <w:gridCol w:w="1643"/>
      </w:tblGrid>
      <w:tr w:rsidR="00595C49" w14:paraId="169649B1" w14:textId="77777777">
        <w:trPr>
          <w:jc w:val="center"/>
        </w:trPr>
        <w:tc>
          <w:tcPr>
            <w:tcW w:w="2188" w:type="dxa"/>
          </w:tcPr>
          <w:p w14:paraId="45A07BFD" w14:textId="6D6C4D7F"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操作名称</w:t>
            </w:r>
          </w:p>
        </w:tc>
        <w:tc>
          <w:tcPr>
            <w:tcW w:w="2613" w:type="dxa"/>
          </w:tcPr>
          <w:p w14:paraId="38C17573" w14:textId="0918F4FE"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函数</w:t>
            </w:r>
            <w:r>
              <w:rPr>
                <w:rFonts w:ascii="宋体" w:eastAsia="宋体" w:hAnsi="宋体"/>
                <w:szCs w:val="21"/>
              </w:rPr>
              <w:t>名</w:t>
            </w:r>
          </w:p>
        </w:tc>
        <w:tc>
          <w:tcPr>
            <w:tcW w:w="1643" w:type="dxa"/>
          </w:tcPr>
          <w:p w14:paraId="70C37CC3" w14:textId="2475A956"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返回值</w:t>
            </w:r>
            <w:r>
              <w:rPr>
                <w:rFonts w:ascii="宋体" w:eastAsia="宋体" w:hAnsi="宋体"/>
                <w:szCs w:val="21"/>
              </w:rPr>
              <w:t>类型</w:t>
            </w:r>
          </w:p>
        </w:tc>
      </w:tr>
      <w:tr w:rsidR="00595C49" w14:paraId="53EA92D5" w14:textId="77777777">
        <w:trPr>
          <w:jc w:val="center"/>
        </w:trPr>
        <w:tc>
          <w:tcPr>
            <w:tcW w:w="2188" w:type="dxa"/>
          </w:tcPr>
          <w:p w14:paraId="1E95C0BA" w14:textId="55B909B0"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增加打卡记录</w:t>
            </w:r>
          </w:p>
        </w:tc>
        <w:tc>
          <w:tcPr>
            <w:tcW w:w="2613" w:type="dxa"/>
          </w:tcPr>
          <w:p w14:paraId="720F6699" w14:textId="6ACAB59A"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addRecord()</w:t>
            </w:r>
          </w:p>
        </w:tc>
        <w:tc>
          <w:tcPr>
            <w:tcW w:w="1643" w:type="dxa"/>
          </w:tcPr>
          <w:p w14:paraId="53E00347" w14:textId="5BF4FB50"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7AD0A419" w14:textId="77777777">
        <w:trPr>
          <w:jc w:val="center"/>
        </w:trPr>
        <w:tc>
          <w:tcPr>
            <w:tcW w:w="2188" w:type="dxa"/>
          </w:tcPr>
          <w:p w14:paraId="690FDFA0" w14:textId="79143B6A"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删除打卡记录</w:t>
            </w:r>
          </w:p>
        </w:tc>
        <w:tc>
          <w:tcPr>
            <w:tcW w:w="2613" w:type="dxa"/>
          </w:tcPr>
          <w:p w14:paraId="2102ECB2" w14:textId="41DD594C"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deleteRecord()</w:t>
            </w:r>
          </w:p>
        </w:tc>
        <w:tc>
          <w:tcPr>
            <w:tcW w:w="1643" w:type="dxa"/>
          </w:tcPr>
          <w:p w14:paraId="083F2DE7" w14:textId="154BEE03"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002436F2" w14:textId="77777777">
        <w:trPr>
          <w:jc w:val="center"/>
        </w:trPr>
        <w:tc>
          <w:tcPr>
            <w:tcW w:w="2188" w:type="dxa"/>
          </w:tcPr>
          <w:p w14:paraId="3134413A" w14:textId="3CB8CEA6"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设置打卡记录ID</w:t>
            </w:r>
          </w:p>
        </w:tc>
        <w:tc>
          <w:tcPr>
            <w:tcW w:w="2613" w:type="dxa"/>
          </w:tcPr>
          <w:p w14:paraId="3CB72882" w14:textId="602E11A3" w:rsidR="00595C49" w:rsidRDefault="00595C49" w:rsidP="00595C49">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RecordID</w:t>
            </w:r>
            <w:r>
              <w:rPr>
                <w:rFonts w:ascii="宋体" w:eastAsia="宋体" w:hAnsi="宋体"/>
                <w:szCs w:val="21"/>
              </w:rPr>
              <w:t>()</w:t>
            </w:r>
          </w:p>
        </w:tc>
        <w:tc>
          <w:tcPr>
            <w:tcW w:w="1643" w:type="dxa"/>
          </w:tcPr>
          <w:p w14:paraId="5999E648" w14:textId="3A28FD3A"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2CFDCA65" w14:textId="77777777">
        <w:trPr>
          <w:jc w:val="center"/>
        </w:trPr>
        <w:tc>
          <w:tcPr>
            <w:tcW w:w="2188" w:type="dxa"/>
          </w:tcPr>
          <w:p w14:paraId="085C8CC7" w14:textId="53936D8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返回打卡记录ID</w:t>
            </w:r>
          </w:p>
        </w:tc>
        <w:tc>
          <w:tcPr>
            <w:tcW w:w="2613" w:type="dxa"/>
          </w:tcPr>
          <w:p w14:paraId="61915DDF" w14:textId="30DEC722" w:rsidR="00595C49" w:rsidRDefault="00595C49" w:rsidP="00595C49">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RecordID</w:t>
            </w:r>
            <w:r>
              <w:rPr>
                <w:rFonts w:ascii="宋体" w:eastAsia="宋体" w:hAnsi="宋体"/>
                <w:szCs w:val="21"/>
              </w:rPr>
              <w:t>()</w:t>
            </w:r>
          </w:p>
        </w:tc>
        <w:tc>
          <w:tcPr>
            <w:tcW w:w="1643" w:type="dxa"/>
          </w:tcPr>
          <w:p w14:paraId="20CB2958" w14:textId="6AB0BA1A" w:rsidR="00595C49" w:rsidRDefault="00595C49" w:rsidP="00595C49">
            <w:pPr>
              <w:spacing w:line="360" w:lineRule="auto"/>
              <w:jc w:val="center"/>
              <w:rPr>
                <w:rFonts w:ascii="宋体" w:eastAsia="宋体" w:hAnsi="宋体" w:hint="eastAsia"/>
                <w:szCs w:val="21"/>
              </w:rPr>
            </w:pPr>
            <w:r>
              <w:rPr>
                <w:rFonts w:ascii="宋体" w:eastAsia="宋体" w:hAnsi="宋体"/>
                <w:szCs w:val="21"/>
              </w:rPr>
              <w:t>string</w:t>
            </w:r>
          </w:p>
        </w:tc>
      </w:tr>
      <w:tr w:rsidR="00595C49" w14:paraId="1AC0B15E" w14:textId="77777777">
        <w:trPr>
          <w:jc w:val="center"/>
        </w:trPr>
        <w:tc>
          <w:tcPr>
            <w:tcW w:w="2188" w:type="dxa"/>
          </w:tcPr>
          <w:p w14:paraId="1F4A4BBA" w14:textId="727E1976"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设置用户ID</w:t>
            </w:r>
          </w:p>
        </w:tc>
        <w:tc>
          <w:tcPr>
            <w:tcW w:w="2613" w:type="dxa"/>
          </w:tcPr>
          <w:p w14:paraId="0047D98B" w14:textId="274F7C2B"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etUserID(</w:t>
            </w:r>
            <w:r>
              <w:rPr>
                <w:rFonts w:ascii="宋体" w:eastAsia="宋体" w:hAnsi="宋体"/>
                <w:szCs w:val="21"/>
              </w:rPr>
              <w:t>)</w:t>
            </w:r>
          </w:p>
        </w:tc>
        <w:tc>
          <w:tcPr>
            <w:tcW w:w="1643" w:type="dxa"/>
          </w:tcPr>
          <w:p w14:paraId="5F715B19" w14:textId="5AB923C2"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4B1661AA" w14:textId="77777777">
        <w:trPr>
          <w:jc w:val="center"/>
        </w:trPr>
        <w:tc>
          <w:tcPr>
            <w:tcW w:w="2188" w:type="dxa"/>
          </w:tcPr>
          <w:p w14:paraId="6D61187F" w14:textId="3BD6B1D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返回用户ID</w:t>
            </w:r>
          </w:p>
        </w:tc>
        <w:tc>
          <w:tcPr>
            <w:tcW w:w="2613" w:type="dxa"/>
          </w:tcPr>
          <w:p w14:paraId="40F5A690" w14:textId="3D1F4D58" w:rsidR="00595C49" w:rsidRDefault="00595C49" w:rsidP="00595C49">
            <w:pPr>
              <w:spacing w:line="360" w:lineRule="auto"/>
              <w:jc w:val="center"/>
              <w:rPr>
                <w:rFonts w:ascii="宋体" w:eastAsia="宋体" w:hAnsi="宋体" w:hint="eastAsia"/>
                <w:szCs w:val="21"/>
              </w:rPr>
            </w:pPr>
            <w:r>
              <w:rPr>
                <w:rFonts w:ascii="宋体" w:eastAsia="宋体" w:hAnsi="宋体"/>
                <w:szCs w:val="21"/>
              </w:rPr>
              <w:t>g</w:t>
            </w:r>
            <w:r>
              <w:rPr>
                <w:rFonts w:ascii="宋体" w:eastAsia="宋体" w:hAnsi="宋体" w:hint="eastAsia"/>
                <w:szCs w:val="21"/>
              </w:rPr>
              <w:t>etUserID(</w:t>
            </w:r>
            <w:r>
              <w:rPr>
                <w:rFonts w:ascii="宋体" w:eastAsia="宋体" w:hAnsi="宋体"/>
                <w:szCs w:val="21"/>
              </w:rPr>
              <w:t>)</w:t>
            </w:r>
          </w:p>
        </w:tc>
        <w:tc>
          <w:tcPr>
            <w:tcW w:w="1643" w:type="dxa"/>
          </w:tcPr>
          <w:p w14:paraId="2B03C7D8" w14:textId="5D60B100"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tring</w:t>
            </w:r>
          </w:p>
        </w:tc>
      </w:tr>
      <w:tr w:rsidR="00595C49" w14:paraId="55D08E84" w14:textId="77777777">
        <w:trPr>
          <w:jc w:val="center"/>
        </w:trPr>
        <w:tc>
          <w:tcPr>
            <w:tcW w:w="2188" w:type="dxa"/>
          </w:tcPr>
          <w:p w14:paraId="34AD9970" w14:textId="1A359150"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lastRenderedPageBreak/>
              <w:t>设置运动日期</w:t>
            </w:r>
          </w:p>
        </w:tc>
        <w:tc>
          <w:tcPr>
            <w:tcW w:w="2613" w:type="dxa"/>
          </w:tcPr>
          <w:p w14:paraId="02E43FFF" w14:textId="6FE19FEF"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etSportsDate</w:t>
            </w:r>
            <w:r>
              <w:rPr>
                <w:rFonts w:ascii="宋体" w:eastAsia="宋体" w:hAnsi="宋体"/>
                <w:szCs w:val="21"/>
              </w:rPr>
              <w:t>()</w:t>
            </w:r>
          </w:p>
        </w:tc>
        <w:tc>
          <w:tcPr>
            <w:tcW w:w="1643" w:type="dxa"/>
          </w:tcPr>
          <w:p w14:paraId="0977D91B" w14:textId="4697DF72"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1D463266" w14:textId="77777777">
        <w:trPr>
          <w:jc w:val="center"/>
        </w:trPr>
        <w:tc>
          <w:tcPr>
            <w:tcW w:w="2188" w:type="dxa"/>
          </w:tcPr>
          <w:p w14:paraId="3CF84725" w14:textId="5334E616"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返回运动日期</w:t>
            </w:r>
          </w:p>
        </w:tc>
        <w:tc>
          <w:tcPr>
            <w:tcW w:w="2613" w:type="dxa"/>
          </w:tcPr>
          <w:p w14:paraId="1BCE21E6" w14:textId="5573BACB" w:rsidR="00595C49" w:rsidRDefault="00595C49" w:rsidP="00595C49">
            <w:pPr>
              <w:spacing w:line="360" w:lineRule="auto"/>
              <w:jc w:val="center"/>
              <w:rPr>
                <w:rFonts w:ascii="宋体" w:eastAsia="宋体" w:hAnsi="宋体" w:hint="eastAsia"/>
                <w:szCs w:val="21"/>
              </w:rPr>
            </w:pPr>
            <w:r>
              <w:rPr>
                <w:rFonts w:ascii="宋体" w:eastAsia="宋体" w:hAnsi="宋体"/>
                <w:szCs w:val="21"/>
              </w:rPr>
              <w:t>g</w:t>
            </w:r>
            <w:r>
              <w:rPr>
                <w:rFonts w:ascii="宋体" w:eastAsia="宋体" w:hAnsi="宋体" w:hint="eastAsia"/>
                <w:szCs w:val="21"/>
              </w:rPr>
              <w:t>etSportsDate</w:t>
            </w:r>
            <w:r>
              <w:rPr>
                <w:rFonts w:ascii="宋体" w:eastAsia="宋体" w:hAnsi="宋体"/>
                <w:szCs w:val="21"/>
              </w:rPr>
              <w:t>()</w:t>
            </w:r>
          </w:p>
        </w:tc>
        <w:tc>
          <w:tcPr>
            <w:tcW w:w="1643" w:type="dxa"/>
          </w:tcPr>
          <w:p w14:paraId="4DF724A8" w14:textId="386D1772"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tring</w:t>
            </w:r>
          </w:p>
        </w:tc>
      </w:tr>
      <w:tr w:rsidR="00595C49" w14:paraId="100821A0" w14:textId="77777777">
        <w:trPr>
          <w:jc w:val="center"/>
        </w:trPr>
        <w:tc>
          <w:tcPr>
            <w:tcW w:w="2188" w:type="dxa"/>
          </w:tcPr>
          <w:p w14:paraId="29084614" w14:textId="63553C59"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设置项目名称</w:t>
            </w:r>
          </w:p>
        </w:tc>
        <w:tc>
          <w:tcPr>
            <w:tcW w:w="2613" w:type="dxa"/>
          </w:tcPr>
          <w:p w14:paraId="3D752AA2" w14:textId="0A4D235A"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etSportName</w:t>
            </w:r>
            <w:r>
              <w:rPr>
                <w:rFonts w:ascii="宋体" w:eastAsia="宋体" w:hAnsi="宋体"/>
                <w:szCs w:val="21"/>
              </w:rPr>
              <w:t>()</w:t>
            </w:r>
          </w:p>
        </w:tc>
        <w:tc>
          <w:tcPr>
            <w:tcW w:w="1643" w:type="dxa"/>
          </w:tcPr>
          <w:p w14:paraId="52F159A0" w14:textId="7E466755"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3846AF30" w14:textId="77777777">
        <w:trPr>
          <w:jc w:val="center"/>
        </w:trPr>
        <w:tc>
          <w:tcPr>
            <w:tcW w:w="2188" w:type="dxa"/>
          </w:tcPr>
          <w:p w14:paraId="22FEAA14" w14:textId="3D59645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返回项目名称</w:t>
            </w:r>
          </w:p>
        </w:tc>
        <w:tc>
          <w:tcPr>
            <w:tcW w:w="2613" w:type="dxa"/>
          </w:tcPr>
          <w:p w14:paraId="1ECF8886" w14:textId="180313FA" w:rsidR="00595C49" w:rsidRDefault="00595C49" w:rsidP="00595C49">
            <w:pPr>
              <w:spacing w:line="360" w:lineRule="auto"/>
              <w:jc w:val="center"/>
              <w:rPr>
                <w:rFonts w:ascii="宋体" w:eastAsia="宋体" w:hAnsi="宋体" w:hint="eastAsia"/>
                <w:szCs w:val="21"/>
              </w:rPr>
            </w:pPr>
            <w:r>
              <w:rPr>
                <w:rFonts w:ascii="宋体" w:eastAsia="宋体" w:hAnsi="宋体"/>
                <w:szCs w:val="21"/>
              </w:rPr>
              <w:t>g</w:t>
            </w:r>
            <w:r>
              <w:rPr>
                <w:rFonts w:ascii="宋体" w:eastAsia="宋体" w:hAnsi="宋体" w:hint="eastAsia"/>
                <w:szCs w:val="21"/>
              </w:rPr>
              <w:t>etSportName</w:t>
            </w:r>
            <w:r>
              <w:rPr>
                <w:rFonts w:ascii="宋体" w:eastAsia="宋体" w:hAnsi="宋体"/>
                <w:szCs w:val="21"/>
              </w:rPr>
              <w:t>()</w:t>
            </w:r>
          </w:p>
        </w:tc>
        <w:tc>
          <w:tcPr>
            <w:tcW w:w="1643" w:type="dxa"/>
          </w:tcPr>
          <w:p w14:paraId="1AB54C8E" w14:textId="3B999B4C"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tring</w:t>
            </w:r>
          </w:p>
        </w:tc>
      </w:tr>
      <w:tr w:rsidR="00595C49" w14:paraId="390BF794" w14:textId="77777777">
        <w:trPr>
          <w:jc w:val="center"/>
        </w:trPr>
        <w:tc>
          <w:tcPr>
            <w:tcW w:w="2188" w:type="dxa"/>
          </w:tcPr>
          <w:p w14:paraId="0ABBA8D8" w14:textId="6517DD08"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设置平均消耗</w:t>
            </w:r>
          </w:p>
        </w:tc>
        <w:tc>
          <w:tcPr>
            <w:tcW w:w="2613" w:type="dxa"/>
          </w:tcPr>
          <w:p w14:paraId="5C49293A" w14:textId="69D3E54F" w:rsidR="00595C49" w:rsidRDefault="00595C49" w:rsidP="00595C49">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etAverageCalorie</w:t>
            </w:r>
            <w:r>
              <w:rPr>
                <w:rFonts w:ascii="宋体" w:eastAsia="宋体" w:hAnsi="宋体"/>
                <w:szCs w:val="21"/>
              </w:rPr>
              <w:t>()</w:t>
            </w:r>
          </w:p>
        </w:tc>
        <w:tc>
          <w:tcPr>
            <w:tcW w:w="1643" w:type="dxa"/>
          </w:tcPr>
          <w:p w14:paraId="7DBF9033" w14:textId="0460867E"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7E9AA096" w14:textId="77777777">
        <w:trPr>
          <w:jc w:val="center"/>
        </w:trPr>
        <w:tc>
          <w:tcPr>
            <w:tcW w:w="2188" w:type="dxa"/>
          </w:tcPr>
          <w:p w14:paraId="1B25B6C5" w14:textId="51A713F4"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返回平均消耗</w:t>
            </w:r>
          </w:p>
        </w:tc>
        <w:tc>
          <w:tcPr>
            <w:tcW w:w="2613" w:type="dxa"/>
          </w:tcPr>
          <w:p w14:paraId="10E15A6B" w14:textId="7583F611" w:rsidR="00595C49" w:rsidRDefault="00595C49" w:rsidP="00595C49">
            <w:pPr>
              <w:spacing w:line="360" w:lineRule="auto"/>
              <w:jc w:val="center"/>
              <w:rPr>
                <w:rFonts w:ascii="宋体" w:eastAsia="宋体" w:hAnsi="宋体" w:hint="eastAsia"/>
                <w:szCs w:val="21"/>
              </w:rPr>
            </w:pPr>
            <w:r>
              <w:rPr>
                <w:rFonts w:ascii="宋体" w:eastAsia="宋体" w:hAnsi="宋体"/>
                <w:szCs w:val="21"/>
              </w:rPr>
              <w:t>g</w:t>
            </w:r>
            <w:r>
              <w:rPr>
                <w:rFonts w:ascii="宋体" w:eastAsia="宋体" w:hAnsi="宋体" w:hint="eastAsia"/>
                <w:szCs w:val="21"/>
              </w:rPr>
              <w:t>etAverageCalorie</w:t>
            </w:r>
            <w:r>
              <w:rPr>
                <w:rFonts w:ascii="宋体" w:eastAsia="宋体" w:hAnsi="宋体"/>
                <w:szCs w:val="21"/>
              </w:rPr>
              <w:t>()</w:t>
            </w:r>
          </w:p>
        </w:tc>
        <w:tc>
          <w:tcPr>
            <w:tcW w:w="1643" w:type="dxa"/>
          </w:tcPr>
          <w:p w14:paraId="30566CD9" w14:textId="7A8F73E0" w:rsidR="00595C49" w:rsidRDefault="00595C49" w:rsidP="00595C49">
            <w:pPr>
              <w:spacing w:line="360" w:lineRule="auto"/>
              <w:jc w:val="center"/>
              <w:rPr>
                <w:rFonts w:ascii="宋体" w:eastAsia="宋体" w:hAnsi="宋体" w:hint="eastAsia"/>
                <w:szCs w:val="21"/>
              </w:rPr>
            </w:pPr>
            <w:r>
              <w:rPr>
                <w:rFonts w:ascii="宋体" w:eastAsia="宋体" w:hAnsi="宋体"/>
                <w:szCs w:val="21"/>
              </w:rPr>
              <w:t>string</w:t>
            </w:r>
          </w:p>
        </w:tc>
      </w:tr>
      <w:tr w:rsidR="00595C49" w14:paraId="7630A928" w14:textId="77777777">
        <w:trPr>
          <w:jc w:val="center"/>
        </w:trPr>
        <w:tc>
          <w:tcPr>
            <w:tcW w:w="2188" w:type="dxa"/>
          </w:tcPr>
          <w:p w14:paraId="0D0F9FF1" w14:textId="5286A9D2"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设置开始时间</w:t>
            </w:r>
          </w:p>
        </w:tc>
        <w:tc>
          <w:tcPr>
            <w:tcW w:w="2613" w:type="dxa"/>
          </w:tcPr>
          <w:p w14:paraId="2B77A75C" w14:textId="5EB71D8D" w:rsidR="00595C49" w:rsidRDefault="00595C49" w:rsidP="00595C49">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StartTime</w:t>
            </w:r>
            <w:r>
              <w:rPr>
                <w:rFonts w:ascii="宋体" w:eastAsia="宋体" w:hAnsi="宋体"/>
                <w:szCs w:val="21"/>
              </w:rPr>
              <w:t>()</w:t>
            </w:r>
          </w:p>
        </w:tc>
        <w:tc>
          <w:tcPr>
            <w:tcW w:w="1643" w:type="dxa"/>
          </w:tcPr>
          <w:p w14:paraId="285C40DA" w14:textId="35A6CB27"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75DFA88F" w14:textId="77777777">
        <w:trPr>
          <w:jc w:val="center"/>
        </w:trPr>
        <w:tc>
          <w:tcPr>
            <w:tcW w:w="2188" w:type="dxa"/>
          </w:tcPr>
          <w:p w14:paraId="43D66C0D" w14:textId="70DBA29A"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返回开始时间</w:t>
            </w:r>
          </w:p>
        </w:tc>
        <w:tc>
          <w:tcPr>
            <w:tcW w:w="2613" w:type="dxa"/>
          </w:tcPr>
          <w:p w14:paraId="13FC06C4" w14:textId="71604E80" w:rsidR="00595C49" w:rsidRDefault="00595C49" w:rsidP="00595C49">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StartTime</w:t>
            </w:r>
            <w:r>
              <w:rPr>
                <w:rFonts w:ascii="宋体" w:eastAsia="宋体" w:hAnsi="宋体"/>
                <w:szCs w:val="21"/>
              </w:rPr>
              <w:t>()</w:t>
            </w:r>
          </w:p>
        </w:tc>
        <w:tc>
          <w:tcPr>
            <w:tcW w:w="1643" w:type="dxa"/>
          </w:tcPr>
          <w:p w14:paraId="469C5117" w14:textId="0A6A3B63"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string</w:t>
            </w:r>
          </w:p>
        </w:tc>
      </w:tr>
      <w:tr w:rsidR="00595C49" w14:paraId="5235B335" w14:textId="77777777">
        <w:trPr>
          <w:jc w:val="center"/>
        </w:trPr>
        <w:tc>
          <w:tcPr>
            <w:tcW w:w="2188" w:type="dxa"/>
          </w:tcPr>
          <w:p w14:paraId="15F7B1E5" w14:textId="2D5FD6B6"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设置结束时间</w:t>
            </w:r>
          </w:p>
        </w:tc>
        <w:tc>
          <w:tcPr>
            <w:tcW w:w="2613" w:type="dxa"/>
          </w:tcPr>
          <w:p w14:paraId="5A70678B" w14:textId="7717C322" w:rsidR="00595C49" w:rsidRDefault="00595C49" w:rsidP="00595C49">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EndTime</w:t>
            </w:r>
            <w:r>
              <w:rPr>
                <w:rFonts w:ascii="宋体" w:eastAsia="宋体" w:hAnsi="宋体"/>
                <w:szCs w:val="21"/>
              </w:rPr>
              <w:t>()</w:t>
            </w:r>
          </w:p>
        </w:tc>
        <w:tc>
          <w:tcPr>
            <w:tcW w:w="1643" w:type="dxa"/>
          </w:tcPr>
          <w:p w14:paraId="25413908" w14:textId="26F5AE2A"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0CD30424" w14:textId="77777777">
        <w:trPr>
          <w:jc w:val="center"/>
        </w:trPr>
        <w:tc>
          <w:tcPr>
            <w:tcW w:w="2188" w:type="dxa"/>
          </w:tcPr>
          <w:p w14:paraId="13389ED2" w14:textId="0F5AE83C"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返回结束时间</w:t>
            </w:r>
          </w:p>
        </w:tc>
        <w:tc>
          <w:tcPr>
            <w:tcW w:w="2613" w:type="dxa"/>
          </w:tcPr>
          <w:p w14:paraId="7E319030" w14:textId="716A7B9F" w:rsidR="00595C49" w:rsidRDefault="00595C49" w:rsidP="00595C49">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EndTime</w:t>
            </w:r>
            <w:r>
              <w:rPr>
                <w:rFonts w:ascii="宋体" w:eastAsia="宋体" w:hAnsi="宋体"/>
                <w:szCs w:val="21"/>
              </w:rPr>
              <w:t>()</w:t>
            </w:r>
          </w:p>
        </w:tc>
        <w:tc>
          <w:tcPr>
            <w:tcW w:w="1643" w:type="dxa"/>
          </w:tcPr>
          <w:p w14:paraId="4E758097" w14:textId="59A7D995"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string</w:t>
            </w:r>
          </w:p>
        </w:tc>
      </w:tr>
      <w:tr w:rsidR="00595C49" w14:paraId="595DE105" w14:textId="77777777">
        <w:trPr>
          <w:jc w:val="center"/>
        </w:trPr>
        <w:tc>
          <w:tcPr>
            <w:tcW w:w="2188" w:type="dxa"/>
          </w:tcPr>
          <w:p w14:paraId="1DDA98AA" w14:textId="6829C44E"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设置运动时长</w:t>
            </w:r>
          </w:p>
        </w:tc>
        <w:tc>
          <w:tcPr>
            <w:tcW w:w="2613" w:type="dxa"/>
          </w:tcPr>
          <w:p w14:paraId="661F71BF" w14:textId="74C455D1" w:rsidR="00595C49" w:rsidRDefault="00595C49" w:rsidP="00595C49">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ExerciseDuration</w:t>
            </w:r>
            <w:r>
              <w:rPr>
                <w:rFonts w:ascii="宋体" w:eastAsia="宋体" w:hAnsi="宋体"/>
                <w:szCs w:val="21"/>
              </w:rPr>
              <w:t>()</w:t>
            </w:r>
          </w:p>
        </w:tc>
        <w:tc>
          <w:tcPr>
            <w:tcW w:w="1643" w:type="dxa"/>
          </w:tcPr>
          <w:p w14:paraId="5F5BA1DF" w14:textId="15E11D1F"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66884952" w14:textId="77777777">
        <w:trPr>
          <w:jc w:val="center"/>
        </w:trPr>
        <w:tc>
          <w:tcPr>
            <w:tcW w:w="2188" w:type="dxa"/>
          </w:tcPr>
          <w:p w14:paraId="2C7C4CA4" w14:textId="077AF827"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返回运动时长</w:t>
            </w:r>
          </w:p>
        </w:tc>
        <w:tc>
          <w:tcPr>
            <w:tcW w:w="2613" w:type="dxa"/>
          </w:tcPr>
          <w:p w14:paraId="3795091E" w14:textId="643F6A8F" w:rsidR="00595C49" w:rsidRDefault="00595C49" w:rsidP="00595C49">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ExerciseDuration</w:t>
            </w:r>
            <w:r>
              <w:rPr>
                <w:rFonts w:ascii="宋体" w:eastAsia="宋体" w:hAnsi="宋体"/>
                <w:szCs w:val="21"/>
              </w:rPr>
              <w:t>()</w:t>
            </w:r>
          </w:p>
        </w:tc>
        <w:tc>
          <w:tcPr>
            <w:tcW w:w="1643" w:type="dxa"/>
          </w:tcPr>
          <w:p w14:paraId="6B8BA00F" w14:textId="2A409B8A"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string</w:t>
            </w:r>
          </w:p>
        </w:tc>
      </w:tr>
      <w:tr w:rsidR="00595C49" w14:paraId="32863E8C" w14:textId="77777777">
        <w:trPr>
          <w:jc w:val="center"/>
        </w:trPr>
        <w:tc>
          <w:tcPr>
            <w:tcW w:w="2188" w:type="dxa"/>
          </w:tcPr>
          <w:p w14:paraId="04115B58" w14:textId="0B9BC631"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设置运动量</w:t>
            </w:r>
          </w:p>
        </w:tc>
        <w:tc>
          <w:tcPr>
            <w:tcW w:w="2613" w:type="dxa"/>
          </w:tcPr>
          <w:p w14:paraId="28EA02C8" w14:textId="720EFD18" w:rsidR="00595C49" w:rsidRDefault="00595C49" w:rsidP="00595C49">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ExerciseAmount</w:t>
            </w:r>
            <w:r>
              <w:rPr>
                <w:rFonts w:ascii="宋体" w:eastAsia="宋体" w:hAnsi="宋体"/>
                <w:szCs w:val="21"/>
              </w:rPr>
              <w:t>()</w:t>
            </w:r>
          </w:p>
        </w:tc>
        <w:tc>
          <w:tcPr>
            <w:tcW w:w="1643" w:type="dxa"/>
          </w:tcPr>
          <w:p w14:paraId="347974E5" w14:textId="441083DF"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2A25EFDF" w14:textId="77777777">
        <w:trPr>
          <w:jc w:val="center"/>
        </w:trPr>
        <w:tc>
          <w:tcPr>
            <w:tcW w:w="2188" w:type="dxa"/>
          </w:tcPr>
          <w:p w14:paraId="5C8DF70C" w14:textId="489FC91E"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返回运动量</w:t>
            </w:r>
          </w:p>
        </w:tc>
        <w:tc>
          <w:tcPr>
            <w:tcW w:w="2613" w:type="dxa"/>
          </w:tcPr>
          <w:p w14:paraId="4D4B8012" w14:textId="34F36C33" w:rsidR="00595C49" w:rsidRDefault="00595C49" w:rsidP="00595C49">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ExerciseAmount</w:t>
            </w:r>
            <w:r>
              <w:rPr>
                <w:rFonts w:ascii="宋体" w:eastAsia="宋体" w:hAnsi="宋体"/>
                <w:szCs w:val="21"/>
              </w:rPr>
              <w:t>()</w:t>
            </w:r>
          </w:p>
        </w:tc>
        <w:tc>
          <w:tcPr>
            <w:tcW w:w="1643" w:type="dxa"/>
          </w:tcPr>
          <w:p w14:paraId="647CFDEA" w14:textId="798AB45E"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string</w:t>
            </w:r>
          </w:p>
        </w:tc>
      </w:tr>
      <w:tr w:rsidR="00595C49" w14:paraId="51D12672" w14:textId="77777777">
        <w:trPr>
          <w:jc w:val="center"/>
        </w:trPr>
        <w:tc>
          <w:tcPr>
            <w:tcW w:w="2188" w:type="dxa"/>
          </w:tcPr>
          <w:p w14:paraId="300D35DD" w14:textId="5936842A"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设置卡路里消耗</w:t>
            </w:r>
          </w:p>
        </w:tc>
        <w:tc>
          <w:tcPr>
            <w:tcW w:w="2613" w:type="dxa"/>
          </w:tcPr>
          <w:p w14:paraId="05D82FE9" w14:textId="1B792F94" w:rsidR="00595C49" w:rsidRDefault="00595C49" w:rsidP="00595C49">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Calorie</w:t>
            </w:r>
            <w:r>
              <w:rPr>
                <w:rFonts w:ascii="宋体" w:eastAsia="宋体" w:hAnsi="宋体"/>
                <w:szCs w:val="21"/>
              </w:rPr>
              <w:t>()</w:t>
            </w:r>
          </w:p>
        </w:tc>
        <w:tc>
          <w:tcPr>
            <w:tcW w:w="1643" w:type="dxa"/>
          </w:tcPr>
          <w:p w14:paraId="51B2C234" w14:textId="1322FEF6" w:rsidR="00595C49" w:rsidRDefault="00595C49" w:rsidP="00595C49">
            <w:pPr>
              <w:spacing w:line="360" w:lineRule="auto"/>
              <w:jc w:val="center"/>
              <w:rPr>
                <w:rFonts w:ascii="宋体" w:eastAsia="宋体" w:hAnsi="宋体" w:hint="eastAsia"/>
                <w:szCs w:val="21"/>
              </w:rPr>
            </w:pPr>
            <w:r>
              <w:rPr>
                <w:rFonts w:ascii="宋体" w:eastAsia="宋体" w:hAnsi="宋体"/>
                <w:szCs w:val="21"/>
              </w:rPr>
              <w:t>bool</w:t>
            </w:r>
          </w:p>
        </w:tc>
      </w:tr>
      <w:tr w:rsidR="00595C49" w14:paraId="1C64DAB3" w14:textId="77777777">
        <w:trPr>
          <w:jc w:val="center"/>
        </w:trPr>
        <w:tc>
          <w:tcPr>
            <w:tcW w:w="2188" w:type="dxa"/>
          </w:tcPr>
          <w:p w14:paraId="7702495F" w14:textId="409BCDB4"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返回卡路里消耗</w:t>
            </w:r>
          </w:p>
        </w:tc>
        <w:tc>
          <w:tcPr>
            <w:tcW w:w="2613" w:type="dxa"/>
          </w:tcPr>
          <w:p w14:paraId="2DC5A77E" w14:textId="342F3DEB" w:rsidR="00595C49" w:rsidRDefault="00595C49" w:rsidP="00595C49">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Calorie</w:t>
            </w:r>
            <w:r>
              <w:rPr>
                <w:rFonts w:ascii="宋体" w:eastAsia="宋体" w:hAnsi="宋体"/>
                <w:szCs w:val="21"/>
              </w:rPr>
              <w:t>()</w:t>
            </w:r>
          </w:p>
        </w:tc>
        <w:tc>
          <w:tcPr>
            <w:tcW w:w="1643" w:type="dxa"/>
          </w:tcPr>
          <w:p w14:paraId="12B7487F" w14:textId="13673DCF" w:rsidR="00595C49" w:rsidRDefault="00595C49" w:rsidP="00595C49">
            <w:pPr>
              <w:spacing w:line="360" w:lineRule="auto"/>
              <w:jc w:val="center"/>
              <w:rPr>
                <w:rFonts w:ascii="宋体" w:eastAsia="宋体" w:hAnsi="宋体" w:hint="eastAsia"/>
                <w:szCs w:val="21"/>
              </w:rPr>
            </w:pPr>
            <w:r>
              <w:rPr>
                <w:rFonts w:ascii="宋体" w:eastAsia="宋体" w:hAnsi="宋体" w:hint="eastAsia"/>
                <w:szCs w:val="21"/>
              </w:rPr>
              <w:t>string</w:t>
            </w:r>
          </w:p>
        </w:tc>
      </w:tr>
    </w:tbl>
    <w:p w14:paraId="2052618C" w14:textId="77777777" w:rsidR="00C27F6C" w:rsidRDefault="00C27F6C">
      <w:pPr>
        <w:spacing w:line="360" w:lineRule="auto"/>
        <w:jc w:val="center"/>
        <w:rPr>
          <w:rFonts w:ascii="宋体" w:eastAsia="宋体" w:hAnsi="宋体" w:hint="eastAsia"/>
          <w:szCs w:val="21"/>
        </w:rPr>
      </w:pPr>
    </w:p>
    <w:p w14:paraId="13750B68" w14:textId="18764DBE"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396076" w:rsidRPr="00396076">
        <w:rPr>
          <w:rFonts w:ascii="宋体" w:eastAsia="宋体" w:hAnsi="宋体" w:hint="eastAsia"/>
          <w:b/>
          <w:bCs/>
          <w:szCs w:val="21"/>
        </w:rPr>
        <w:t>SportsEvent（运动项目类）</w:t>
      </w:r>
    </w:p>
    <w:p w14:paraId="0C435C91"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w:t>
      </w:r>
      <w:r>
        <w:rPr>
          <w:rFonts w:ascii="宋体" w:eastAsia="宋体" w:hAnsi="宋体"/>
          <w:b/>
          <w:bCs/>
          <w:szCs w:val="21"/>
        </w:rPr>
        <w:t>3.2.5</w:t>
      </w:r>
      <w:r>
        <w:rPr>
          <w:rFonts w:ascii="宋体" w:eastAsia="宋体" w:hAnsi="宋体" w:hint="eastAsia"/>
          <w:b/>
          <w:bCs/>
          <w:szCs w:val="21"/>
        </w:rPr>
        <w:t>所示：</w:t>
      </w:r>
    </w:p>
    <w:p w14:paraId="0F42DA9B" w14:textId="5759812D" w:rsidR="00C27F6C" w:rsidRDefault="00000000">
      <w:pPr>
        <w:spacing w:line="360" w:lineRule="auto"/>
        <w:jc w:val="center"/>
        <w:rPr>
          <w:rFonts w:ascii="宋体" w:eastAsia="宋体" w:hAnsi="宋体" w:hint="eastAsia"/>
          <w:szCs w:val="21"/>
        </w:rPr>
      </w:pPr>
      <w:r>
        <w:rPr>
          <w:rFonts w:ascii="宋体" w:eastAsia="宋体" w:hAnsi="宋体"/>
          <w:szCs w:val="21"/>
        </w:rPr>
        <w:t xml:space="preserve">表3.2.5 </w:t>
      </w:r>
      <w:r w:rsidR="00396076" w:rsidRPr="00396076">
        <w:rPr>
          <w:rFonts w:ascii="宋体" w:eastAsia="宋体" w:hAnsi="宋体" w:hint="eastAsia"/>
          <w:szCs w:val="21"/>
        </w:rPr>
        <w:t>SportsEvent类操作表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3102"/>
        <w:gridCol w:w="1438"/>
      </w:tblGrid>
      <w:tr w:rsidR="00396076" w14:paraId="23D325C1" w14:textId="77777777" w:rsidTr="001A10D8">
        <w:trPr>
          <w:jc w:val="center"/>
        </w:trPr>
        <w:tc>
          <w:tcPr>
            <w:tcW w:w="1904" w:type="dxa"/>
          </w:tcPr>
          <w:p w14:paraId="12C91B11" w14:textId="02FD4E49"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操作名称</w:t>
            </w:r>
          </w:p>
        </w:tc>
        <w:tc>
          <w:tcPr>
            <w:tcW w:w="3102" w:type="dxa"/>
          </w:tcPr>
          <w:p w14:paraId="48201BD7" w14:textId="7F5FE0BE"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函数</w:t>
            </w:r>
            <w:r>
              <w:rPr>
                <w:rFonts w:ascii="宋体" w:eastAsia="宋体" w:hAnsi="宋体"/>
                <w:szCs w:val="21"/>
              </w:rPr>
              <w:t>名</w:t>
            </w:r>
          </w:p>
        </w:tc>
        <w:tc>
          <w:tcPr>
            <w:tcW w:w="1438" w:type="dxa"/>
          </w:tcPr>
          <w:p w14:paraId="12D8D795" w14:textId="0BE2F679"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返回值</w:t>
            </w:r>
            <w:r>
              <w:rPr>
                <w:rFonts w:ascii="宋体" w:eastAsia="宋体" w:hAnsi="宋体"/>
                <w:szCs w:val="21"/>
              </w:rPr>
              <w:t>类型</w:t>
            </w:r>
          </w:p>
        </w:tc>
      </w:tr>
      <w:tr w:rsidR="00396076" w14:paraId="11E6219D" w14:textId="77777777" w:rsidTr="001A10D8">
        <w:trPr>
          <w:jc w:val="center"/>
        </w:trPr>
        <w:tc>
          <w:tcPr>
            <w:tcW w:w="1904" w:type="dxa"/>
          </w:tcPr>
          <w:p w14:paraId="765C208C" w14:textId="78BA0FBE"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设置运动项目ID</w:t>
            </w:r>
          </w:p>
        </w:tc>
        <w:tc>
          <w:tcPr>
            <w:tcW w:w="3102" w:type="dxa"/>
          </w:tcPr>
          <w:p w14:paraId="475986FB" w14:textId="77373668" w:rsidR="00396076" w:rsidRDefault="00396076" w:rsidP="00396076">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Event</w:t>
            </w:r>
            <w:r>
              <w:rPr>
                <w:rFonts w:ascii="宋体" w:eastAsia="宋体" w:hAnsi="宋体"/>
                <w:szCs w:val="21"/>
              </w:rPr>
              <w:t>ID()</w:t>
            </w:r>
          </w:p>
        </w:tc>
        <w:tc>
          <w:tcPr>
            <w:tcW w:w="1438" w:type="dxa"/>
          </w:tcPr>
          <w:p w14:paraId="509C2938" w14:textId="57E1D3C7" w:rsidR="00396076" w:rsidRDefault="00396076" w:rsidP="00396076">
            <w:pPr>
              <w:spacing w:line="360" w:lineRule="auto"/>
              <w:jc w:val="center"/>
              <w:rPr>
                <w:rFonts w:ascii="宋体" w:eastAsia="宋体" w:hAnsi="宋体" w:hint="eastAsia"/>
                <w:szCs w:val="21"/>
              </w:rPr>
            </w:pPr>
            <w:r>
              <w:rPr>
                <w:rFonts w:ascii="宋体" w:eastAsia="宋体" w:hAnsi="宋体"/>
                <w:szCs w:val="21"/>
              </w:rPr>
              <w:t>bool</w:t>
            </w:r>
          </w:p>
        </w:tc>
      </w:tr>
      <w:tr w:rsidR="00396076" w14:paraId="2F8D4665" w14:textId="77777777" w:rsidTr="001A10D8">
        <w:trPr>
          <w:jc w:val="center"/>
        </w:trPr>
        <w:tc>
          <w:tcPr>
            <w:tcW w:w="1904" w:type="dxa"/>
          </w:tcPr>
          <w:p w14:paraId="44A43676" w14:textId="74023E9A"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返回运动项目ID</w:t>
            </w:r>
          </w:p>
        </w:tc>
        <w:tc>
          <w:tcPr>
            <w:tcW w:w="3102" w:type="dxa"/>
          </w:tcPr>
          <w:p w14:paraId="6ACA3012" w14:textId="4D7885F9" w:rsidR="00396076" w:rsidRDefault="00396076" w:rsidP="00396076">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Event</w:t>
            </w:r>
            <w:r>
              <w:rPr>
                <w:rFonts w:ascii="宋体" w:eastAsia="宋体" w:hAnsi="宋体"/>
                <w:szCs w:val="21"/>
              </w:rPr>
              <w:t>ID()</w:t>
            </w:r>
          </w:p>
        </w:tc>
        <w:tc>
          <w:tcPr>
            <w:tcW w:w="1438" w:type="dxa"/>
          </w:tcPr>
          <w:p w14:paraId="69A30F42" w14:textId="78EE724D" w:rsidR="00396076" w:rsidRDefault="00396076" w:rsidP="00396076">
            <w:pPr>
              <w:spacing w:line="360" w:lineRule="auto"/>
              <w:jc w:val="center"/>
              <w:rPr>
                <w:rFonts w:ascii="宋体" w:eastAsia="宋体" w:hAnsi="宋体" w:hint="eastAsia"/>
                <w:szCs w:val="21"/>
              </w:rPr>
            </w:pPr>
            <w:r>
              <w:rPr>
                <w:rFonts w:ascii="宋体" w:eastAsia="宋体" w:hAnsi="宋体"/>
                <w:szCs w:val="21"/>
              </w:rPr>
              <w:t>string</w:t>
            </w:r>
          </w:p>
        </w:tc>
      </w:tr>
      <w:tr w:rsidR="00396076" w14:paraId="50CF8A99" w14:textId="77777777" w:rsidTr="001A10D8">
        <w:trPr>
          <w:jc w:val="center"/>
        </w:trPr>
        <w:tc>
          <w:tcPr>
            <w:tcW w:w="1904" w:type="dxa"/>
          </w:tcPr>
          <w:p w14:paraId="59D26E5A" w14:textId="232E9045"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设置项目名称</w:t>
            </w:r>
          </w:p>
        </w:tc>
        <w:tc>
          <w:tcPr>
            <w:tcW w:w="3102" w:type="dxa"/>
          </w:tcPr>
          <w:p w14:paraId="78E04E7B" w14:textId="52E31E3B" w:rsidR="00396076" w:rsidRDefault="00396076" w:rsidP="00396076">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etSportName</w:t>
            </w:r>
            <w:r>
              <w:rPr>
                <w:rFonts w:ascii="宋体" w:eastAsia="宋体" w:hAnsi="宋体"/>
                <w:szCs w:val="21"/>
              </w:rPr>
              <w:t>()</w:t>
            </w:r>
          </w:p>
        </w:tc>
        <w:tc>
          <w:tcPr>
            <w:tcW w:w="1438" w:type="dxa"/>
          </w:tcPr>
          <w:p w14:paraId="502FB214" w14:textId="4CEDF327" w:rsidR="00396076" w:rsidRDefault="00396076" w:rsidP="00396076">
            <w:pPr>
              <w:spacing w:line="360" w:lineRule="auto"/>
              <w:jc w:val="center"/>
              <w:rPr>
                <w:rFonts w:ascii="宋体" w:eastAsia="宋体" w:hAnsi="宋体" w:hint="eastAsia"/>
                <w:szCs w:val="21"/>
              </w:rPr>
            </w:pPr>
            <w:r>
              <w:rPr>
                <w:rFonts w:ascii="宋体" w:eastAsia="宋体" w:hAnsi="宋体"/>
                <w:szCs w:val="21"/>
              </w:rPr>
              <w:t>bool</w:t>
            </w:r>
          </w:p>
        </w:tc>
      </w:tr>
      <w:tr w:rsidR="00396076" w14:paraId="273255A4" w14:textId="77777777" w:rsidTr="001A10D8">
        <w:trPr>
          <w:jc w:val="center"/>
        </w:trPr>
        <w:tc>
          <w:tcPr>
            <w:tcW w:w="1904" w:type="dxa"/>
          </w:tcPr>
          <w:p w14:paraId="4504E78C" w14:textId="1A69F1C7"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返回项目名称</w:t>
            </w:r>
          </w:p>
        </w:tc>
        <w:tc>
          <w:tcPr>
            <w:tcW w:w="3102" w:type="dxa"/>
          </w:tcPr>
          <w:p w14:paraId="6833C923" w14:textId="0CCC1D5D" w:rsidR="00396076" w:rsidRDefault="00396076" w:rsidP="00396076">
            <w:pPr>
              <w:spacing w:line="360" w:lineRule="auto"/>
              <w:jc w:val="center"/>
              <w:rPr>
                <w:rFonts w:ascii="宋体" w:eastAsia="宋体" w:hAnsi="宋体" w:hint="eastAsia"/>
                <w:szCs w:val="21"/>
              </w:rPr>
            </w:pPr>
            <w:r>
              <w:rPr>
                <w:rFonts w:ascii="宋体" w:eastAsia="宋体" w:hAnsi="宋体"/>
                <w:szCs w:val="21"/>
              </w:rPr>
              <w:t>g</w:t>
            </w:r>
            <w:r>
              <w:rPr>
                <w:rFonts w:ascii="宋体" w:eastAsia="宋体" w:hAnsi="宋体" w:hint="eastAsia"/>
                <w:szCs w:val="21"/>
              </w:rPr>
              <w:t>etSportName</w:t>
            </w:r>
            <w:r>
              <w:rPr>
                <w:rFonts w:ascii="宋体" w:eastAsia="宋体" w:hAnsi="宋体"/>
                <w:szCs w:val="21"/>
              </w:rPr>
              <w:t>()</w:t>
            </w:r>
          </w:p>
        </w:tc>
        <w:tc>
          <w:tcPr>
            <w:tcW w:w="1438" w:type="dxa"/>
          </w:tcPr>
          <w:p w14:paraId="25B83768" w14:textId="4748E788" w:rsidR="00396076" w:rsidRDefault="00396076" w:rsidP="00396076">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tring</w:t>
            </w:r>
          </w:p>
        </w:tc>
      </w:tr>
      <w:tr w:rsidR="00396076" w14:paraId="34D7C430" w14:textId="77777777" w:rsidTr="001A10D8">
        <w:trPr>
          <w:jc w:val="center"/>
        </w:trPr>
        <w:tc>
          <w:tcPr>
            <w:tcW w:w="1904" w:type="dxa"/>
          </w:tcPr>
          <w:p w14:paraId="510C4BA5" w14:textId="0800D895"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设置平均消耗</w:t>
            </w:r>
          </w:p>
        </w:tc>
        <w:tc>
          <w:tcPr>
            <w:tcW w:w="3102" w:type="dxa"/>
          </w:tcPr>
          <w:p w14:paraId="5FBED554" w14:textId="3803C643" w:rsidR="00396076" w:rsidRDefault="00396076" w:rsidP="00396076">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etAverageCalorie</w:t>
            </w:r>
            <w:r>
              <w:rPr>
                <w:rFonts w:ascii="宋体" w:eastAsia="宋体" w:hAnsi="宋体"/>
                <w:szCs w:val="21"/>
              </w:rPr>
              <w:t>()</w:t>
            </w:r>
          </w:p>
        </w:tc>
        <w:tc>
          <w:tcPr>
            <w:tcW w:w="1438" w:type="dxa"/>
          </w:tcPr>
          <w:p w14:paraId="370ACFEF" w14:textId="78BF737E" w:rsidR="00396076" w:rsidRDefault="00396076" w:rsidP="00396076">
            <w:pPr>
              <w:spacing w:line="360" w:lineRule="auto"/>
              <w:jc w:val="center"/>
              <w:rPr>
                <w:rFonts w:ascii="宋体" w:eastAsia="宋体" w:hAnsi="宋体" w:hint="eastAsia"/>
                <w:szCs w:val="21"/>
              </w:rPr>
            </w:pPr>
            <w:del w:id="144" w:author="xf s" w:date="2025-11-13T19:00:00Z" w16du:dateUtc="2025-11-13T11:00:00Z">
              <w:r w:rsidDel="00D04725">
                <w:rPr>
                  <w:rFonts w:ascii="宋体" w:eastAsia="宋体" w:hAnsi="宋体" w:hint="eastAsia"/>
                  <w:szCs w:val="21"/>
                </w:rPr>
                <w:delText>bool</w:delText>
              </w:r>
            </w:del>
            <w:ins w:id="145" w:author="xf s" w:date="2025-11-13T19:00:00Z" w16du:dateUtc="2025-11-13T11:00:00Z">
              <w:r w:rsidR="00D04725">
                <w:rPr>
                  <w:rFonts w:ascii="宋体" w:eastAsia="宋体" w:hAnsi="宋体" w:hint="eastAsia"/>
                  <w:szCs w:val="21"/>
                </w:rPr>
                <w:t>bool</w:t>
              </w:r>
            </w:ins>
          </w:p>
        </w:tc>
      </w:tr>
      <w:tr w:rsidR="00396076" w14:paraId="4B61A307" w14:textId="77777777" w:rsidTr="001A10D8">
        <w:trPr>
          <w:jc w:val="center"/>
        </w:trPr>
        <w:tc>
          <w:tcPr>
            <w:tcW w:w="1904" w:type="dxa"/>
          </w:tcPr>
          <w:p w14:paraId="548E4066" w14:textId="0467E058" w:rsidR="00396076" w:rsidRDefault="00396076" w:rsidP="00396076">
            <w:pPr>
              <w:spacing w:line="360" w:lineRule="auto"/>
              <w:jc w:val="center"/>
              <w:rPr>
                <w:rFonts w:ascii="宋体" w:eastAsia="宋体" w:hAnsi="宋体" w:hint="eastAsia"/>
                <w:szCs w:val="21"/>
              </w:rPr>
            </w:pPr>
            <w:r>
              <w:rPr>
                <w:rFonts w:ascii="宋体" w:eastAsia="宋体" w:hAnsi="宋体" w:hint="eastAsia"/>
                <w:szCs w:val="21"/>
              </w:rPr>
              <w:t>返回平均消耗</w:t>
            </w:r>
          </w:p>
        </w:tc>
        <w:tc>
          <w:tcPr>
            <w:tcW w:w="3102" w:type="dxa"/>
          </w:tcPr>
          <w:p w14:paraId="70497686" w14:textId="136AE3F7" w:rsidR="00396076" w:rsidRDefault="00396076" w:rsidP="00396076">
            <w:pPr>
              <w:spacing w:line="360" w:lineRule="auto"/>
              <w:jc w:val="center"/>
              <w:rPr>
                <w:rFonts w:ascii="宋体" w:eastAsia="宋体" w:hAnsi="宋体" w:hint="eastAsia"/>
                <w:szCs w:val="21"/>
              </w:rPr>
            </w:pPr>
            <w:r>
              <w:rPr>
                <w:rFonts w:ascii="宋体" w:eastAsia="宋体" w:hAnsi="宋体"/>
                <w:szCs w:val="21"/>
              </w:rPr>
              <w:t>g</w:t>
            </w:r>
            <w:r>
              <w:rPr>
                <w:rFonts w:ascii="宋体" w:eastAsia="宋体" w:hAnsi="宋体" w:hint="eastAsia"/>
                <w:szCs w:val="21"/>
              </w:rPr>
              <w:t>etAverageCalorie</w:t>
            </w:r>
            <w:r>
              <w:rPr>
                <w:rFonts w:ascii="宋体" w:eastAsia="宋体" w:hAnsi="宋体"/>
                <w:szCs w:val="21"/>
              </w:rPr>
              <w:t>()</w:t>
            </w:r>
          </w:p>
        </w:tc>
        <w:tc>
          <w:tcPr>
            <w:tcW w:w="1438" w:type="dxa"/>
          </w:tcPr>
          <w:p w14:paraId="4D54DAFB" w14:textId="5CB47019" w:rsidR="00396076" w:rsidRDefault="00D04725" w:rsidP="00396076">
            <w:pPr>
              <w:spacing w:line="360" w:lineRule="auto"/>
              <w:jc w:val="center"/>
              <w:rPr>
                <w:rFonts w:ascii="宋体" w:eastAsia="宋体" w:hAnsi="宋体" w:hint="eastAsia"/>
                <w:szCs w:val="21"/>
              </w:rPr>
            </w:pPr>
            <w:ins w:id="146" w:author="xf s" w:date="2025-11-13T19:00:00Z" w16du:dateUtc="2025-11-13T11:00:00Z">
              <w:r>
                <w:rPr>
                  <w:rFonts w:ascii="宋体" w:eastAsia="宋体" w:hAnsi="宋体" w:hint="eastAsia"/>
                  <w:szCs w:val="21"/>
                </w:rPr>
                <w:t>float</w:t>
              </w:r>
            </w:ins>
            <w:del w:id="147" w:author="xf s" w:date="2025-11-13T18:59:00Z" w16du:dateUtc="2025-11-13T10:59:00Z">
              <w:r w:rsidR="00396076" w:rsidDel="00D04725">
                <w:rPr>
                  <w:rFonts w:ascii="宋体" w:eastAsia="宋体" w:hAnsi="宋体" w:hint="eastAsia"/>
                  <w:szCs w:val="21"/>
                </w:rPr>
                <w:delText>string</w:delText>
              </w:r>
            </w:del>
          </w:p>
        </w:tc>
      </w:tr>
      <w:tr w:rsidR="00C40B7C" w14:paraId="0E2F018D" w14:textId="77777777" w:rsidTr="001A10D8">
        <w:trPr>
          <w:jc w:val="center"/>
          <w:ins w:id="148" w:author="xf s" w:date="2025-11-14T13:01:00Z"/>
        </w:trPr>
        <w:tc>
          <w:tcPr>
            <w:tcW w:w="1904" w:type="dxa"/>
          </w:tcPr>
          <w:p w14:paraId="6972EAF4" w14:textId="101E8492" w:rsidR="00C40B7C" w:rsidRDefault="00C40B7C" w:rsidP="00396076">
            <w:pPr>
              <w:spacing w:line="360" w:lineRule="auto"/>
              <w:jc w:val="center"/>
              <w:rPr>
                <w:ins w:id="149" w:author="xf s" w:date="2025-11-14T13:01:00Z" w16du:dateUtc="2025-11-14T05:01:00Z"/>
                <w:rFonts w:ascii="宋体" w:eastAsia="宋体" w:hAnsi="宋体" w:hint="eastAsia"/>
                <w:szCs w:val="21"/>
              </w:rPr>
            </w:pPr>
            <w:ins w:id="150" w:author="xf s" w:date="2025-11-14T13:01:00Z" w16du:dateUtc="2025-11-14T05:01:00Z">
              <w:r>
                <w:rPr>
                  <w:rFonts w:ascii="宋体" w:eastAsia="宋体" w:hAnsi="宋体" w:hint="eastAsia"/>
                  <w:szCs w:val="21"/>
                </w:rPr>
                <w:t>设置计量单位</w:t>
              </w:r>
            </w:ins>
          </w:p>
        </w:tc>
        <w:tc>
          <w:tcPr>
            <w:tcW w:w="3102" w:type="dxa"/>
          </w:tcPr>
          <w:p w14:paraId="78AC81C2" w14:textId="66472979" w:rsidR="00C40B7C" w:rsidRDefault="00C40B7C" w:rsidP="00396076">
            <w:pPr>
              <w:spacing w:line="360" w:lineRule="auto"/>
              <w:jc w:val="center"/>
              <w:rPr>
                <w:ins w:id="151" w:author="xf s" w:date="2025-11-14T13:01:00Z" w16du:dateUtc="2025-11-14T05:01:00Z"/>
                <w:rFonts w:ascii="宋体" w:eastAsia="宋体" w:hAnsi="宋体" w:hint="eastAsia"/>
                <w:szCs w:val="21"/>
              </w:rPr>
            </w:pPr>
            <w:ins w:id="152" w:author="xf s" w:date="2025-11-14T13:02:00Z" w16du:dateUtc="2025-11-14T05:02:00Z">
              <w:r>
                <w:rPr>
                  <w:rFonts w:ascii="宋体" w:eastAsia="宋体" w:hAnsi="宋体" w:hint="eastAsia"/>
                  <w:szCs w:val="21"/>
                </w:rPr>
                <w:t>setModule()</w:t>
              </w:r>
            </w:ins>
          </w:p>
        </w:tc>
        <w:tc>
          <w:tcPr>
            <w:tcW w:w="1438" w:type="dxa"/>
          </w:tcPr>
          <w:p w14:paraId="0CFAD7A1" w14:textId="646A542B" w:rsidR="00C40B7C" w:rsidRDefault="00C40B7C" w:rsidP="00396076">
            <w:pPr>
              <w:spacing w:line="360" w:lineRule="auto"/>
              <w:jc w:val="center"/>
              <w:rPr>
                <w:ins w:id="153" w:author="xf s" w:date="2025-11-14T13:01:00Z" w16du:dateUtc="2025-11-14T05:01:00Z"/>
                <w:rFonts w:ascii="宋体" w:eastAsia="宋体" w:hAnsi="宋体" w:hint="eastAsia"/>
                <w:szCs w:val="21"/>
              </w:rPr>
            </w:pPr>
            <w:ins w:id="154" w:author="xf s" w:date="2025-11-14T13:01:00Z" w16du:dateUtc="2025-11-14T05:01:00Z">
              <w:r>
                <w:rPr>
                  <w:rFonts w:ascii="宋体" w:eastAsia="宋体" w:hAnsi="宋体" w:hint="eastAsia"/>
                  <w:szCs w:val="21"/>
                </w:rPr>
                <w:t>bool</w:t>
              </w:r>
            </w:ins>
          </w:p>
        </w:tc>
      </w:tr>
      <w:tr w:rsidR="00C40B7C" w14:paraId="3D3D2935" w14:textId="77777777" w:rsidTr="001A10D8">
        <w:trPr>
          <w:jc w:val="center"/>
          <w:ins w:id="155" w:author="xf s" w:date="2025-11-14T13:01:00Z"/>
        </w:trPr>
        <w:tc>
          <w:tcPr>
            <w:tcW w:w="1904" w:type="dxa"/>
          </w:tcPr>
          <w:p w14:paraId="643AA694" w14:textId="4A542CDB" w:rsidR="00C40B7C" w:rsidRDefault="00C40B7C" w:rsidP="00396076">
            <w:pPr>
              <w:spacing w:line="360" w:lineRule="auto"/>
              <w:jc w:val="center"/>
              <w:rPr>
                <w:ins w:id="156" w:author="xf s" w:date="2025-11-14T13:01:00Z" w16du:dateUtc="2025-11-14T05:01:00Z"/>
                <w:rFonts w:ascii="宋体" w:eastAsia="宋体" w:hAnsi="宋体" w:hint="eastAsia"/>
                <w:szCs w:val="21"/>
              </w:rPr>
            </w:pPr>
            <w:ins w:id="157" w:author="xf s" w:date="2025-11-14T13:01:00Z" w16du:dateUtc="2025-11-14T05:01:00Z">
              <w:r>
                <w:rPr>
                  <w:rFonts w:ascii="宋体" w:eastAsia="宋体" w:hAnsi="宋体" w:hint="eastAsia"/>
                  <w:szCs w:val="21"/>
                </w:rPr>
                <w:t>返回计量单位</w:t>
              </w:r>
            </w:ins>
          </w:p>
        </w:tc>
        <w:tc>
          <w:tcPr>
            <w:tcW w:w="3102" w:type="dxa"/>
          </w:tcPr>
          <w:p w14:paraId="391566FD" w14:textId="042883AA" w:rsidR="00C40B7C" w:rsidRDefault="00C40B7C" w:rsidP="00396076">
            <w:pPr>
              <w:spacing w:line="360" w:lineRule="auto"/>
              <w:jc w:val="center"/>
              <w:rPr>
                <w:ins w:id="158" w:author="xf s" w:date="2025-11-14T13:01:00Z" w16du:dateUtc="2025-11-14T05:01:00Z"/>
                <w:rFonts w:ascii="宋体" w:eastAsia="宋体" w:hAnsi="宋体" w:hint="eastAsia"/>
                <w:szCs w:val="21"/>
              </w:rPr>
            </w:pPr>
            <w:ins w:id="159" w:author="xf s" w:date="2025-11-14T13:02:00Z" w16du:dateUtc="2025-11-14T05:02:00Z">
              <w:r>
                <w:rPr>
                  <w:rFonts w:ascii="宋体" w:eastAsia="宋体" w:hAnsi="宋体" w:hint="eastAsia"/>
                  <w:szCs w:val="21"/>
                </w:rPr>
                <w:t>getModule()</w:t>
              </w:r>
            </w:ins>
          </w:p>
        </w:tc>
        <w:tc>
          <w:tcPr>
            <w:tcW w:w="1438" w:type="dxa"/>
          </w:tcPr>
          <w:p w14:paraId="051CCEFB" w14:textId="24B8279A" w:rsidR="00C40B7C" w:rsidRDefault="00C40B7C" w:rsidP="00396076">
            <w:pPr>
              <w:spacing w:line="360" w:lineRule="auto"/>
              <w:jc w:val="center"/>
              <w:rPr>
                <w:ins w:id="160" w:author="xf s" w:date="2025-11-14T13:01:00Z" w16du:dateUtc="2025-11-14T05:01:00Z"/>
                <w:rFonts w:ascii="宋体" w:eastAsia="宋体" w:hAnsi="宋体" w:hint="eastAsia"/>
                <w:szCs w:val="21"/>
              </w:rPr>
            </w:pPr>
            <w:ins w:id="161" w:author="xf s" w:date="2025-11-14T13:02:00Z" w16du:dateUtc="2025-11-14T05:02:00Z">
              <w:r>
                <w:rPr>
                  <w:rFonts w:ascii="宋体" w:eastAsia="宋体" w:hAnsi="宋体" w:hint="eastAsia"/>
                  <w:szCs w:val="21"/>
                </w:rPr>
                <w:t>string</w:t>
              </w:r>
            </w:ins>
          </w:p>
        </w:tc>
      </w:tr>
    </w:tbl>
    <w:p w14:paraId="146C51F1" w14:textId="77777777" w:rsidR="00C27F6C" w:rsidRDefault="00C27F6C">
      <w:pPr>
        <w:spacing w:line="360" w:lineRule="auto"/>
        <w:jc w:val="center"/>
        <w:rPr>
          <w:rFonts w:ascii="宋体" w:eastAsia="宋体" w:hAnsi="宋体" w:hint="eastAsia"/>
          <w:szCs w:val="21"/>
        </w:rPr>
      </w:pPr>
    </w:p>
    <w:p w14:paraId="1A905063" w14:textId="3BE6DF7B"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396076" w:rsidRPr="00396076">
        <w:rPr>
          <w:rFonts w:ascii="宋体" w:eastAsia="宋体" w:hAnsi="宋体" w:hint="eastAsia"/>
          <w:b/>
          <w:bCs/>
          <w:szCs w:val="21"/>
        </w:rPr>
        <w:t>TrainingPlan（训练计划类）</w:t>
      </w:r>
    </w:p>
    <w:p w14:paraId="2D68A488"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操作表如表3.2.6所示：</w:t>
      </w:r>
    </w:p>
    <w:p w14:paraId="227CC296" w14:textId="0E5F14C9" w:rsidR="00C27F6C"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rPr>
        <w:t>6</w:t>
      </w:r>
      <w:r>
        <w:rPr>
          <w:rFonts w:ascii="宋体" w:eastAsia="宋体" w:hAnsi="宋体"/>
          <w:szCs w:val="21"/>
        </w:rPr>
        <w:t xml:space="preserve"> </w:t>
      </w:r>
      <w:r w:rsidR="00396076" w:rsidRPr="00396076">
        <w:rPr>
          <w:rFonts w:ascii="宋体" w:eastAsia="宋体" w:hAnsi="宋体" w:hint="eastAsia"/>
          <w:szCs w:val="21"/>
        </w:rPr>
        <w:t>TrainingPlan类操作表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746"/>
        <w:gridCol w:w="1866"/>
      </w:tblGrid>
      <w:tr w:rsidR="00C27F6C" w14:paraId="0ECDACC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741AB6B"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操作名称</w:t>
            </w:r>
          </w:p>
        </w:tc>
        <w:tc>
          <w:tcPr>
            <w:tcW w:w="2746" w:type="dxa"/>
            <w:tcBorders>
              <w:top w:val="single" w:sz="4" w:space="0" w:color="auto"/>
              <w:left w:val="single" w:sz="4" w:space="0" w:color="auto"/>
              <w:bottom w:val="single" w:sz="4" w:space="0" w:color="auto"/>
              <w:right w:val="single" w:sz="4" w:space="0" w:color="auto"/>
            </w:tcBorders>
          </w:tcPr>
          <w:p w14:paraId="1D59E0D2"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函数名</w:t>
            </w:r>
          </w:p>
        </w:tc>
        <w:tc>
          <w:tcPr>
            <w:tcW w:w="1866" w:type="dxa"/>
            <w:tcBorders>
              <w:top w:val="single" w:sz="4" w:space="0" w:color="auto"/>
              <w:left w:val="single" w:sz="4" w:space="0" w:color="auto"/>
              <w:bottom w:val="single" w:sz="4" w:space="0" w:color="auto"/>
              <w:right w:val="single" w:sz="4" w:space="0" w:color="auto"/>
            </w:tcBorders>
          </w:tcPr>
          <w:p w14:paraId="1C128D91"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返回值类型</w:t>
            </w:r>
          </w:p>
        </w:tc>
      </w:tr>
      <w:tr w:rsidR="00C27F6C" w14:paraId="05F98F37"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369EB25" w14:textId="305B4928" w:rsidR="00C27F6C" w:rsidRDefault="005138A4">
            <w:pPr>
              <w:spacing w:line="360" w:lineRule="auto"/>
              <w:jc w:val="center"/>
              <w:rPr>
                <w:rFonts w:ascii="宋体" w:eastAsia="宋体" w:hAnsi="宋体" w:hint="eastAsia"/>
                <w:szCs w:val="21"/>
              </w:rPr>
            </w:pPr>
            <w:r>
              <w:rPr>
                <w:rFonts w:hint="eastAsia"/>
              </w:rPr>
              <w:t>返回</w:t>
            </w:r>
            <w:r w:rsidR="00396076" w:rsidRPr="00F77BE3">
              <w:t>计划ID</w:t>
            </w:r>
          </w:p>
        </w:tc>
        <w:tc>
          <w:tcPr>
            <w:tcW w:w="2746" w:type="dxa"/>
            <w:tcBorders>
              <w:top w:val="single" w:sz="4" w:space="0" w:color="auto"/>
              <w:left w:val="single" w:sz="4" w:space="0" w:color="auto"/>
              <w:bottom w:val="single" w:sz="4" w:space="0" w:color="auto"/>
              <w:right w:val="single" w:sz="4" w:space="0" w:color="auto"/>
            </w:tcBorders>
          </w:tcPr>
          <w:p w14:paraId="116E9B4C" w14:textId="527E3483" w:rsidR="00C27F6C" w:rsidRDefault="00D54B96">
            <w:pPr>
              <w:spacing w:line="360" w:lineRule="auto"/>
              <w:jc w:val="center"/>
              <w:rPr>
                <w:rFonts w:ascii="宋体" w:eastAsia="宋体" w:hAnsi="宋体" w:hint="eastAsia"/>
                <w:szCs w:val="21"/>
              </w:rPr>
            </w:pPr>
            <w:r>
              <w:rPr>
                <w:rFonts w:ascii="宋体" w:eastAsia="宋体" w:hAnsi="宋体" w:hint="eastAsia"/>
                <w:szCs w:val="21"/>
              </w:rPr>
              <w:t>get</w:t>
            </w:r>
            <w:r w:rsidR="005138A4" w:rsidRPr="005138A4">
              <w:rPr>
                <w:rFonts w:ascii="宋体" w:eastAsia="宋体" w:hAnsi="宋体"/>
                <w:szCs w:val="21"/>
              </w:rPr>
              <w:t>planID</w:t>
            </w:r>
            <w:r w:rsidR="005138A4">
              <w:rPr>
                <w:rFonts w:ascii="宋体" w:eastAsia="宋体" w:hAnsi="宋体" w:hint="eastAsia"/>
                <w:szCs w:val="21"/>
              </w:rPr>
              <w:t xml:space="preserve"> </w:t>
            </w:r>
            <w:r>
              <w:rPr>
                <w:rFonts w:ascii="宋体" w:eastAsia="宋体" w:hAnsi="宋体" w:hint="eastAsia"/>
                <w:szCs w:val="21"/>
              </w:rPr>
              <w:t>()</w:t>
            </w:r>
          </w:p>
        </w:tc>
        <w:tc>
          <w:tcPr>
            <w:tcW w:w="1866" w:type="dxa"/>
            <w:tcBorders>
              <w:top w:val="single" w:sz="4" w:space="0" w:color="auto"/>
              <w:left w:val="single" w:sz="4" w:space="0" w:color="auto"/>
              <w:bottom w:val="single" w:sz="4" w:space="0" w:color="auto"/>
              <w:right w:val="single" w:sz="4" w:space="0" w:color="auto"/>
            </w:tcBorders>
          </w:tcPr>
          <w:p w14:paraId="5B487691" w14:textId="17B6C773" w:rsidR="00C27F6C" w:rsidRDefault="00D04725">
            <w:pPr>
              <w:spacing w:line="360" w:lineRule="auto"/>
              <w:jc w:val="center"/>
              <w:rPr>
                <w:rFonts w:ascii="宋体" w:eastAsia="宋体" w:hAnsi="宋体" w:hint="eastAsia"/>
                <w:szCs w:val="21"/>
              </w:rPr>
            </w:pPr>
            <w:ins w:id="162" w:author="xf s" w:date="2025-11-13T19:02:00Z" w16du:dateUtc="2025-11-13T11:02:00Z">
              <w:r>
                <w:rPr>
                  <w:rFonts w:ascii="宋体" w:eastAsia="宋体" w:hAnsi="宋体" w:hint="eastAsia"/>
                  <w:szCs w:val="21"/>
                </w:rPr>
                <w:t>string</w:t>
              </w:r>
            </w:ins>
            <w:del w:id="163" w:author="xf s" w:date="2025-11-13T19:00:00Z" w16du:dateUtc="2025-11-13T11:00:00Z">
              <w:r w:rsidDel="00D04725">
                <w:rPr>
                  <w:rFonts w:ascii="宋体" w:eastAsia="宋体" w:hAnsi="宋体" w:hint="eastAsia"/>
                  <w:szCs w:val="21"/>
                </w:rPr>
                <w:delText>bool</w:delText>
              </w:r>
            </w:del>
          </w:p>
        </w:tc>
      </w:tr>
      <w:tr w:rsidR="00C27F6C" w14:paraId="3B301EC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51F7F218" w14:textId="0ECB39C0" w:rsidR="00C27F6C" w:rsidRDefault="005138A4">
            <w:pPr>
              <w:spacing w:line="360" w:lineRule="auto"/>
              <w:jc w:val="center"/>
              <w:rPr>
                <w:rFonts w:ascii="宋体" w:eastAsia="宋体" w:hAnsi="宋体" w:hint="eastAsia"/>
                <w:szCs w:val="21"/>
              </w:rPr>
            </w:pPr>
            <w:r>
              <w:rPr>
                <w:rFonts w:hint="eastAsia"/>
              </w:rPr>
              <w:t>设置</w:t>
            </w:r>
            <w:r w:rsidR="00396076" w:rsidRPr="00F77BE3">
              <w:t>计划ID</w:t>
            </w:r>
          </w:p>
        </w:tc>
        <w:tc>
          <w:tcPr>
            <w:tcW w:w="2746" w:type="dxa"/>
            <w:tcBorders>
              <w:top w:val="single" w:sz="4" w:space="0" w:color="auto"/>
              <w:left w:val="single" w:sz="4" w:space="0" w:color="auto"/>
              <w:bottom w:val="single" w:sz="4" w:space="0" w:color="auto"/>
              <w:right w:val="single" w:sz="4" w:space="0" w:color="auto"/>
            </w:tcBorders>
          </w:tcPr>
          <w:p w14:paraId="300F56A4" w14:textId="6F250AF7" w:rsidR="00C27F6C" w:rsidRDefault="00D54B96">
            <w:pPr>
              <w:spacing w:line="360" w:lineRule="auto"/>
              <w:jc w:val="center"/>
              <w:rPr>
                <w:rFonts w:ascii="宋体" w:eastAsia="宋体" w:hAnsi="宋体" w:hint="eastAsia"/>
                <w:szCs w:val="21"/>
              </w:rPr>
            </w:pPr>
            <w:r>
              <w:rPr>
                <w:rFonts w:hint="eastAsia"/>
              </w:rPr>
              <w:t>set</w:t>
            </w:r>
            <w:r w:rsidR="005138A4" w:rsidRPr="005138A4">
              <w:rPr>
                <w:rFonts w:ascii="宋体" w:eastAsia="宋体" w:hAnsi="宋体"/>
                <w:szCs w:val="21"/>
              </w:rPr>
              <w:t>planID</w:t>
            </w:r>
            <w:r w:rsidR="005138A4">
              <w:rPr>
                <w:rFonts w:ascii="宋体" w:eastAsia="宋体" w:hAnsi="宋体" w:hint="eastAsia"/>
                <w:szCs w:val="21"/>
              </w:rPr>
              <w:t xml:space="preserve"> </w:t>
            </w:r>
            <w:r>
              <w:rPr>
                <w:rFonts w:ascii="宋体" w:eastAsia="宋体" w:hAnsi="宋体" w:hint="eastAsia"/>
                <w:szCs w:val="21"/>
              </w:rPr>
              <w:t>()</w:t>
            </w:r>
          </w:p>
        </w:tc>
        <w:tc>
          <w:tcPr>
            <w:tcW w:w="1866" w:type="dxa"/>
            <w:tcBorders>
              <w:top w:val="single" w:sz="4" w:space="0" w:color="auto"/>
              <w:left w:val="single" w:sz="4" w:space="0" w:color="auto"/>
              <w:bottom w:val="single" w:sz="4" w:space="0" w:color="auto"/>
              <w:right w:val="single" w:sz="4" w:space="0" w:color="auto"/>
            </w:tcBorders>
          </w:tcPr>
          <w:p w14:paraId="577B95D6"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676AF602"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01A0260" w14:textId="746DE268" w:rsidR="00C27F6C" w:rsidRDefault="005138A4">
            <w:pPr>
              <w:spacing w:line="360" w:lineRule="auto"/>
              <w:jc w:val="center"/>
              <w:rPr>
                <w:rFonts w:ascii="宋体" w:eastAsia="宋体" w:hAnsi="宋体" w:hint="eastAsia"/>
                <w:szCs w:val="21"/>
              </w:rPr>
            </w:pPr>
            <w:r>
              <w:rPr>
                <w:rFonts w:hint="eastAsia"/>
              </w:rPr>
              <w:t>返回</w:t>
            </w:r>
            <w:r w:rsidR="00396076" w:rsidRPr="00F77BE3">
              <w:t>计划名称</w:t>
            </w:r>
          </w:p>
        </w:tc>
        <w:tc>
          <w:tcPr>
            <w:tcW w:w="2746" w:type="dxa"/>
            <w:tcBorders>
              <w:top w:val="single" w:sz="4" w:space="0" w:color="auto"/>
              <w:left w:val="single" w:sz="4" w:space="0" w:color="auto"/>
              <w:bottom w:val="single" w:sz="4" w:space="0" w:color="auto"/>
              <w:right w:val="single" w:sz="4" w:space="0" w:color="auto"/>
            </w:tcBorders>
          </w:tcPr>
          <w:p w14:paraId="40D9F24B" w14:textId="759D98FC" w:rsidR="00C27F6C" w:rsidRDefault="00D54B96">
            <w:pPr>
              <w:spacing w:line="360" w:lineRule="auto"/>
              <w:jc w:val="center"/>
              <w:rPr>
                <w:rFonts w:ascii="宋体" w:eastAsia="宋体" w:hAnsi="宋体" w:hint="eastAsia"/>
                <w:szCs w:val="21"/>
              </w:rPr>
            </w:pPr>
            <w:r>
              <w:rPr>
                <w:rFonts w:ascii="宋体" w:eastAsia="宋体" w:hAnsi="宋体" w:hint="eastAsia"/>
                <w:szCs w:val="21"/>
              </w:rPr>
              <w:t>get</w:t>
            </w:r>
            <w:r w:rsidR="005138A4" w:rsidRPr="005138A4">
              <w:rPr>
                <w:rFonts w:ascii="宋体" w:eastAsia="宋体" w:hAnsi="宋体"/>
                <w:szCs w:val="21"/>
              </w:rPr>
              <w:t>planName</w:t>
            </w:r>
            <w:r>
              <w:rPr>
                <w:rFonts w:ascii="宋体" w:eastAsia="宋体" w:hAnsi="宋体" w:hint="eastAsia"/>
                <w:szCs w:val="21"/>
              </w:rPr>
              <w:t>()</w:t>
            </w:r>
          </w:p>
        </w:tc>
        <w:tc>
          <w:tcPr>
            <w:tcW w:w="1866" w:type="dxa"/>
            <w:tcBorders>
              <w:top w:val="single" w:sz="4" w:space="0" w:color="auto"/>
              <w:left w:val="single" w:sz="4" w:space="0" w:color="auto"/>
              <w:bottom w:val="single" w:sz="4" w:space="0" w:color="auto"/>
              <w:right w:val="single" w:sz="4" w:space="0" w:color="auto"/>
            </w:tcBorders>
          </w:tcPr>
          <w:p w14:paraId="043103C9"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3CDB8701"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D6C8937" w14:textId="53D1F732" w:rsidR="00C27F6C" w:rsidRDefault="005138A4">
            <w:pPr>
              <w:spacing w:line="360" w:lineRule="auto"/>
              <w:jc w:val="center"/>
              <w:rPr>
                <w:rFonts w:ascii="宋体" w:eastAsia="宋体" w:hAnsi="宋体" w:hint="eastAsia"/>
                <w:szCs w:val="21"/>
              </w:rPr>
            </w:pPr>
            <w:r>
              <w:rPr>
                <w:rFonts w:hint="eastAsia"/>
              </w:rPr>
              <w:t>设置</w:t>
            </w:r>
            <w:r w:rsidR="00396076" w:rsidRPr="00F77BE3">
              <w:t>计划名称</w:t>
            </w:r>
          </w:p>
        </w:tc>
        <w:tc>
          <w:tcPr>
            <w:tcW w:w="2746" w:type="dxa"/>
            <w:tcBorders>
              <w:top w:val="single" w:sz="4" w:space="0" w:color="auto"/>
              <w:left w:val="single" w:sz="4" w:space="0" w:color="auto"/>
              <w:bottom w:val="single" w:sz="4" w:space="0" w:color="auto"/>
              <w:right w:val="single" w:sz="4" w:space="0" w:color="auto"/>
            </w:tcBorders>
          </w:tcPr>
          <w:p w14:paraId="17D8B855" w14:textId="34FD2945" w:rsidR="00C27F6C" w:rsidRDefault="00D54B96">
            <w:pPr>
              <w:spacing w:line="360" w:lineRule="auto"/>
              <w:jc w:val="center"/>
              <w:rPr>
                <w:rFonts w:ascii="宋体" w:eastAsia="宋体" w:hAnsi="宋体" w:hint="eastAsia"/>
                <w:szCs w:val="21"/>
              </w:rPr>
            </w:pPr>
            <w:r>
              <w:rPr>
                <w:rFonts w:hint="eastAsia"/>
              </w:rPr>
              <w:t>set</w:t>
            </w:r>
            <w:r w:rsidR="005138A4" w:rsidRPr="005138A4">
              <w:rPr>
                <w:rFonts w:ascii="宋体" w:eastAsia="宋体" w:hAnsi="宋体"/>
                <w:szCs w:val="21"/>
              </w:rPr>
              <w:t>planName</w:t>
            </w:r>
            <w:r>
              <w:rPr>
                <w:rFonts w:ascii="宋体" w:eastAsia="宋体" w:hAnsi="宋体" w:hint="eastAsia"/>
                <w:szCs w:val="21"/>
              </w:rPr>
              <w:t>()</w:t>
            </w:r>
          </w:p>
        </w:tc>
        <w:tc>
          <w:tcPr>
            <w:tcW w:w="1866" w:type="dxa"/>
            <w:tcBorders>
              <w:top w:val="single" w:sz="4" w:space="0" w:color="auto"/>
              <w:left w:val="single" w:sz="4" w:space="0" w:color="auto"/>
              <w:bottom w:val="single" w:sz="4" w:space="0" w:color="auto"/>
              <w:right w:val="single" w:sz="4" w:space="0" w:color="auto"/>
            </w:tcBorders>
          </w:tcPr>
          <w:p w14:paraId="702454F1" w14:textId="77777777" w:rsidR="00C27F6C" w:rsidRDefault="00000000">
            <w:pPr>
              <w:spacing w:line="360" w:lineRule="auto"/>
              <w:jc w:val="center"/>
              <w:rPr>
                <w:rFonts w:ascii="宋体" w:eastAsia="宋体" w:hAnsi="宋体" w:hint="eastAsia"/>
                <w:szCs w:val="21"/>
              </w:rPr>
            </w:pPr>
            <w:r>
              <w:rPr>
                <w:rFonts w:ascii="宋体" w:eastAsia="宋体" w:hAnsi="宋体"/>
                <w:szCs w:val="21"/>
              </w:rPr>
              <w:t>string</w:t>
            </w:r>
          </w:p>
        </w:tc>
      </w:tr>
      <w:tr w:rsidR="00C27F6C" w14:paraId="26A44E04"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CD7091B" w14:textId="3693B707" w:rsidR="00C27F6C" w:rsidRDefault="005138A4">
            <w:pPr>
              <w:spacing w:line="360" w:lineRule="auto"/>
              <w:jc w:val="center"/>
              <w:rPr>
                <w:rFonts w:ascii="宋体" w:eastAsia="宋体" w:hAnsi="宋体" w:hint="eastAsia"/>
                <w:szCs w:val="21"/>
              </w:rPr>
            </w:pPr>
            <w:r>
              <w:rPr>
                <w:rFonts w:hint="eastAsia"/>
              </w:rPr>
              <w:t>返回</w:t>
            </w:r>
            <w:r w:rsidR="00396076" w:rsidRPr="00F77BE3">
              <w:t>创建者ID</w:t>
            </w:r>
          </w:p>
        </w:tc>
        <w:tc>
          <w:tcPr>
            <w:tcW w:w="2746" w:type="dxa"/>
            <w:tcBorders>
              <w:top w:val="single" w:sz="4" w:space="0" w:color="auto"/>
              <w:left w:val="single" w:sz="4" w:space="0" w:color="auto"/>
              <w:bottom w:val="single" w:sz="4" w:space="0" w:color="auto"/>
              <w:right w:val="single" w:sz="4" w:space="0" w:color="auto"/>
            </w:tcBorders>
          </w:tcPr>
          <w:p w14:paraId="70851F2E" w14:textId="3A02F887" w:rsidR="00C27F6C" w:rsidRDefault="00D54B96">
            <w:pPr>
              <w:spacing w:line="360" w:lineRule="auto"/>
              <w:jc w:val="center"/>
              <w:rPr>
                <w:rFonts w:ascii="宋体" w:eastAsia="宋体" w:hAnsi="宋体" w:hint="eastAsia"/>
                <w:szCs w:val="21"/>
              </w:rPr>
            </w:pPr>
            <w:r>
              <w:rPr>
                <w:rFonts w:ascii="宋体" w:eastAsia="宋体" w:hAnsi="宋体" w:hint="eastAsia"/>
                <w:szCs w:val="21"/>
              </w:rPr>
              <w:t>get</w:t>
            </w:r>
            <w:r w:rsidR="005138A4" w:rsidRPr="005138A4">
              <w:rPr>
                <w:rFonts w:ascii="宋体" w:eastAsia="宋体" w:hAnsi="宋体" w:hint="eastAsia"/>
                <w:szCs w:val="21"/>
              </w:rPr>
              <w:t xml:space="preserve">creatorID </w:t>
            </w:r>
            <w:r>
              <w:rPr>
                <w:rFonts w:ascii="宋体" w:eastAsia="宋体" w:hAnsi="宋体" w:hint="eastAsia"/>
                <w:szCs w:val="21"/>
              </w:rPr>
              <w:t>()</w:t>
            </w:r>
          </w:p>
        </w:tc>
        <w:tc>
          <w:tcPr>
            <w:tcW w:w="1866" w:type="dxa"/>
            <w:tcBorders>
              <w:top w:val="single" w:sz="4" w:space="0" w:color="auto"/>
              <w:left w:val="single" w:sz="4" w:space="0" w:color="auto"/>
              <w:bottom w:val="single" w:sz="4" w:space="0" w:color="auto"/>
              <w:right w:val="single" w:sz="4" w:space="0" w:color="auto"/>
            </w:tcBorders>
          </w:tcPr>
          <w:p w14:paraId="3E0A27C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42F31232" w14:textId="77777777">
        <w:trPr>
          <w:jc w:val="center"/>
        </w:trPr>
        <w:tc>
          <w:tcPr>
            <w:tcW w:w="1832" w:type="dxa"/>
          </w:tcPr>
          <w:p w14:paraId="0851B1B2" w14:textId="3905201E" w:rsidR="00C27F6C" w:rsidRDefault="005138A4">
            <w:pPr>
              <w:spacing w:line="360" w:lineRule="auto"/>
              <w:jc w:val="center"/>
              <w:rPr>
                <w:rFonts w:ascii="宋体" w:eastAsia="宋体" w:hAnsi="宋体" w:hint="eastAsia"/>
                <w:szCs w:val="21"/>
              </w:rPr>
            </w:pPr>
            <w:r>
              <w:rPr>
                <w:rFonts w:hint="eastAsia"/>
              </w:rPr>
              <w:t>设置</w:t>
            </w:r>
            <w:r w:rsidR="00396076" w:rsidRPr="00F77BE3">
              <w:t>创建者ID</w:t>
            </w:r>
          </w:p>
        </w:tc>
        <w:tc>
          <w:tcPr>
            <w:tcW w:w="2746" w:type="dxa"/>
          </w:tcPr>
          <w:p w14:paraId="411A9CA8" w14:textId="2C2C27BC" w:rsidR="00C27F6C" w:rsidRDefault="00D54B96">
            <w:pPr>
              <w:spacing w:line="360" w:lineRule="auto"/>
              <w:jc w:val="center"/>
              <w:rPr>
                <w:rFonts w:ascii="宋体" w:eastAsia="宋体" w:hAnsi="宋体" w:hint="eastAsia"/>
                <w:szCs w:val="21"/>
              </w:rPr>
            </w:pPr>
            <w:r>
              <w:rPr>
                <w:rFonts w:hint="eastAsia"/>
              </w:rPr>
              <w:t>set</w:t>
            </w:r>
            <w:r w:rsidR="005138A4" w:rsidRPr="005138A4">
              <w:rPr>
                <w:rFonts w:ascii="宋体" w:eastAsia="宋体" w:hAnsi="宋体" w:hint="eastAsia"/>
                <w:szCs w:val="21"/>
              </w:rPr>
              <w:t xml:space="preserve">creatorID </w:t>
            </w:r>
            <w:r>
              <w:rPr>
                <w:rFonts w:ascii="宋体" w:eastAsia="宋体" w:hAnsi="宋体" w:hint="eastAsia"/>
                <w:szCs w:val="21"/>
              </w:rPr>
              <w:t>()</w:t>
            </w:r>
          </w:p>
        </w:tc>
        <w:tc>
          <w:tcPr>
            <w:tcW w:w="1866" w:type="dxa"/>
          </w:tcPr>
          <w:p w14:paraId="34F8AC34"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text</w:t>
            </w:r>
          </w:p>
        </w:tc>
      </w:tr>
      <w:tr w:rsidR="00C27F6C" w14:paraId="11FA25C9" w14:textId="77777777">
        <w:trPr>
          <w:jc w:val="center"/>
        </w:trPr>
        <w:tc>
          <w:tcPr>
            <w:tcW w:w="1832" w:type="dxa"/>
          </w:tcPr>
          <w:p w14:paraId="020DD0B3" w14:textId="5BE15C23" w:rsidR="00C27F6C" w:rsidRDefault="005138A4">
            <w:pPr>
              <w:spacing w:line="360" w:lineRule="auto"/>
              <w:jc w:val="center"/>
              <w:rPr>
                <w:rFonts w:ascii="宋体" w:eastAsia="宋体" w:hAnsi="宋体" w:hint="eastAsia"/>
                <w:szCs w:val="21"/>
              </w:rPr>
            </w:pPr>
            <w:r>
              <w:rPr>
                <w:rFonts w:hint="eastAsia"/>
              </w:rPr>
              <w:t>返回</w:t>
            </w:r>
            <w:r w:rsidR="00396076">
              <w:rPr>
                <w:rFonts w:hint="eastAsia"/>
              </w:rPr>
              <w:t>计划类型</w:t>
            </w:r>
          </w:p>
        </w:tc>
        <w:tc>
          <w:tcPr>
            <w:tcW w:w="2746" w:type="dxa"/>
          </w:tcPr>
          <w:p w14:paraId="670C0FE8" w14:textId="1F052BFC" w:rsidR="00C27F6C" w:rsidRDefault="00D54B96">
            <w:pPr>
              <w:spacing w:line="360" w:lineRule="auto"/>
              <w:jc w:val="center"/>
              <w:rPr>
                <w:rFonts w:ascii="宋体" w:eastAsia="宋体" w:hAnsi="宋体" w:hint="eastAsia"/>
                <w:szCs w:val="21"/>
              </w:rPr>
            </w:pPr>
            <w:r>
              <w:rPr>
                <w:rFonts w:ascii="宋体" w:eastAsia="宋体" w:hAnsi="宋体" w:hint="eastAsia"/>
                <w:szCs w:val="21"/>
              </w:rPr>
              <w:t>get</w:t>
            </w:r>
            <w:r w:rsidR="005138A4">
              <w:rPr>
                <w:rFonts w:hint="eastAsia"/>
              </w:rPr>
              <w:t>planType</w:t>
            </w:r>
            <w:r w:rsidR="005138A4">
              <w:rPr>
                <w:rFonts w:ascii="宋体" w:eastAsia="宋体" w:hAnsi="宋体"/>
                <w:szCs w:val="21"/>
              </w:rPr>
              <w:t xml:space="preserve"> </w:t>
            </w:r>
            <w:r>
              <w:rPr>
                <w:rFonts w:ascii="宋体" w:eastAsia="宋体" w:hAnsi="宋体"/>
                <w:szCs w:val="21"/>
              </w:rPr>
              <w:t>()</w:t>
            </w:r>
          </w:p>
        </w:tc>
        <w:tc>
          <w:tcPr>
            <w:tcW w:w="1866" w:type="dxa"/>
          </w:tcPr>
          <w:p w14:paraId="54CB2FEB"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2F0F4389" w14:textId="77777777">
        <w:trPr>
          <w:jc w:val="center"/>
        </w:trPr>
        <w:tc>
          <w:tcPr>
            <w:tcW w:w="1832" w:type="dxa"/>
          </w:tcPr>
          <w:p w14:paraId="44885A93" w14:textId="14ADE868" w:rsidR="00C27F6C" w:rsidRDefault="005138A4">
            <w:pPr>
              <w:spacing w:line="360" w:lineRule="auto"/>
              <w:jc w:val="center"/>
              <w:rPr>
                <w:rFonts w:ascii="宋体" w:eastAsia="宋体" w:hAnsi="宋体" w:hint="eastAsia"/>
                <w:szCs w:val="21"/>
              </w:rPr>
            </w:pPr>
            <w:r>
              <w:rPr>
                <w:rFonts w:hint="eastAsia"/>
              </w:rPr>
              <w:t>设置</w:t>
            </w:r>
            <w:r w:rsidR="00396076">
              <w:rPr>
                <w:rFonts w:hint="eastAsia"/>
              </w:rPr>
              <w:t>计划类型</w:t>
            </w:r>
          </w:p>
        </w:tc>
        <w:tc>
          <w:tcPr>
            <w:tcW w:w="2746" w:type="dxa"/>
          </w:tcPr>
          <w:p w14:paraId="3E0788FA" w14:textId="2B2100E5" w:rsidR="00C27F6C" w:rsidRDefault="00D54B96">
            <w:pPr>
              <w:spacing w:line="360" w:lineRule="auto"/>
              <w:jc w:val="center"/>
              <w:rPr>
                <w:rFonts w:ascii="宋体" w:eastAsia="宋体" w:hAnsi="宋体" w:hint="eastAsia"/>
                <w:szCs w:val="21"/>
              </w:rPr>
            </w:pPr>
            <w:r>
              <w:rPr>
                <w:rFonts w:hint="eastAsia"/>
              </w:rPr>
              <w:t>set</w:t>
            </w:r>
            <w:r w:rsidR="005138A4">
              <w:rPr>
                <w:rFonts w:hint="eastAsia"/>
              </w:rPr>
              <w:t>planType</w:t>
            </w:r>
            <w:r w:rsidR="005138A4">
              <w:rPr>
                <w:rFonts w:ascii="宋体" w:eastAsia="宋体" w:hAnsi="宋体"/>
                <w:szCs w:val="21"/>
              </w:rPr>
              <w:t xml:space="preserve"> </w:t>
            </w:r>
            <w:r>
              <w:rPr>
                <w:rFonts w:ascii="宋体" w:eastAsia="宋体" w:hAnsi="宋体"/>
                <w:szCs w:val="21"/>
              </w:rPr>
              <w:t>()</w:t>
            </w:r>
          </w:p>
        </w:tc>
        <w:tc>
          <w:tcPr>
            <w:tcW w:w="1866" w:type="dxa"/>
          </w:tcPr>
          <w:p w14:paraId="421EB4EA"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text</w:t>
            </w:r>
          </w:p>
        </w:tc>
      </w:tr>
      <w:tr w:rsidR="00C27F6C" w14:paraId="6B53B3E1" w14:textId="77777777">
        <w:trPr>
          <w:jc w:val="center"/>
        </w:trPr>
        <w:tc>
          <w:tcPr>
            <w:tcW w:w="1832" w:type="dxa"/>
          </w:tcPr>
          <w:p w14:paraId="779EA007" w14:textId="6F988753" w:rsidR="00C27F6C" w:rsidRDefault="005138A4">
            <w:pPr>
              <w:spacing w:line="360" w:lineRule="auto"/>
              <w:jc w:val="center"/>
              <w:rPr>
                <w:rFonts w:ascii="宋体" w:eastAsia="宋体" w:hAnsi="宋体" w:hint="eastAsia"/>
                <w:szCs w:val="21"/>
              </w:rPr>
            </w:pPr>
            <w:r>
              <w:rPr>
                <w:rFonts w:hint="eastAsia"/>
              </w:rPr>
              <w:t>返回</w:t>
            </w:r>
            <w:r w:rsidR="00396076">
              <w:rPr>
                <w:rFonts w:hint="eastAsia"/>
              </w:rPr>
              <w:t>计划开始时间</w:t>
            </w:r>
          </w:p>
        </w:tc>
        <w:tc>
          <w:tcPr>
            <w:tcW w:w="2746" w:type="dxa"/>
          </w:tcPr>
          <w:p w14:paraId="1B6E34C4" w14:textId="24752D54" w:rsidR="00C27F6C" w:rsidRDefault="00D54B96">
            <w:pPr>
              <w:spacing w:line="360" w:lineRule="auto"/>
              <w:jc w:val="center"/>
              <w:rPr>
                <w:rFonts w:ascii="宋体" w:eastAsia="宋体" w:hAnsi="宋体" w:hint="eastAsia"/>
                <w:szCs w:val="21"/>
              </w:rPr>
            </w:pPr>
            <w:r>
              <w:rPr>
                <w:rFonts w:ascii="宋体" w:eastAsia="宋体" w:hAnsi="宋体" w:hint="eastAsia"/>
                <w:szCs w:val="21"/>
              </w:rPr>
              <w:t>get</w:t>
            </w:r>
            <w:r w:rsidR="005138A4">
              <w:rPr>
                <w:rFonts w:hint="eastAsia"/>
              </w:rPr>
              <w:t>starttime</w:t>
            </w:r>
            <w:r w:rsidR="005138A4">
              <w:rPr>
                <w:rFonts w:ascii="宋体" w:eastAsia="宋体" w:hAnsi="宋体" w:hint="eastAsia"/>
                <w:szCs w:val="21"/>
              </w:rPr>
              <w:t xml:space="preserve"> </w:t>
            </w:r>
            <w:r>
              <w:rPr>
                <w:rFonts w:ascii="宋体" w:eastAsia="宋体" w:hAnsi="宋体" w:hint="eastAsia"/>
                <w:szCs w:val="21"/>
              </w:rPr>
              <w:t>()</w:t>
            </w:r>
          </w:p>
        </w:tc>
        <w:tc>
          <w:tcPr>
            <w:tcW w:w="1866" w:type="dxa"/>
          </w:tcPr>
          <w:p w14:paraId="6DEAFF5E"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C27F6C" w14:paraId="48837789" w14:textId="77777777">
        <w:trPr>
          <w:jc w:val="center"/>
        </w:trPr>
        <w:tc>
          <w:tcPr>
            <w:tcW w:w="1832" w:type="dxa"/>
          </w:tcPr>
          <w:p w14:paraId="0528ACF6" w14:textId="6EB99886" w:rsidR="00C27F6C" w:rsidRDefault="005138A4">
            <w:pPr>
              <w:spacing w:line="360" w:lineRule="auto"/>
              <w:jc w:val="center"/>
              <w:rPr>
                <w:rFonts w:ascii="宋体" w:eastAsia="宋体" w:hAnsi="宋体" w:hint="eastAsia"/>
                <w:szCs w:val="21"/>
              </w:rPr>
            </w:pPr>
            <w:r>
              <w:rPr>
                <w:rFonts w:hint="eastAsia"/>
              </w:rPr>
              <w:t>设置</w:t>
            </w:r>
            <w:r w:rsidR="00396076">
              <w:rPr>
                <w:rFonts w:hint="eastAsia"/>
              </w:rPr>
              <w:t>计划开始时间</w:t>
            </w:r>
          </w:p>
        </w:tc>
        <w:tc>
          <w:tcPr>
            <w:tcW w:w="2746" w:type="dxa"/>
          </w:tcPr>
          <w:p w14:paraId="04801457" w14:textId="13F4A314" w:rsidR="00C27F6C" w:rsidRDefault="00D54B96">
            <w:pPr>
              <w:spacing w:line="360" w:lineRule="auto"/>
              <w:jc w:val="center"/>
              <w:rPr>
                <w:rFonts w:ascii="宋体" w:eastAsia="宋体" w:hAnsi="宋体" w:hint="eastAsia"/>
                <w:szCs w:val="21"/>
              </w:rPr>
            </w:pPr>
            <w:r>
              <w:rPr>
                <w:rFonts w:hint="eastAsia"/>
              </w:rPr>
              <w:t>set</w:t>
            </w:r>
            <w:r w:rsidR="005138A4">
              <w:rPr>
                <w:rFonts w:hint="eastAsia"/>
              </w:rPr>
              <w:t>starttime</w:t>
            </w:r>
            <w:r w:rsidR="005138A4">
              <w:rPr>
                <w:rFonts w:ascii="宋体" w:eastAsia="宋体" w:hAnsi="宋体" w:hint="eastAsia"/>
                <w:szCs w:val="21"/>
              </w:rPr>
              <w:t xml:space="preserve"> </w:t>
            </w:r>
            <w:r>
              <w:rPr>
                <w:rFonts w:ascii="宋体" w:eastAsia="宋体" w:hAnsi="宋体" w:hint="eastAsia"/>
                <w:szCs w:val="21"/>
              </w:rPr>
              <w:t>()</w:t>
            </w:r>
          </w:p>
        </w:tc>
        <w:tc>
          <w:tcPr>
            <w:tcW w:w="1866" w:type="dxa"/>
          </w:tcPr>
          <w:p w14:paraId="4098FF35"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varchar(未审核，审核通过，审核未通过)</w:t>
            </w:r>
          </w:p>
        </w:tc>
      </w:tr>
      <w:tr w:rsidR="00C27F6C" w14:paraId="0719B8A9" w14:textId="77777777">
        <w:trPr>
          <w:jc w:val="center"/>
        </w:trPr>
        <w:tc>
          <w:tcPr>
            <w:tcW w:w="1832" w:type="dxa"/>
          </w:tcPr>
          <w:p w14:paraId="768D9018" w14:textId="498C6879" w:rsidR="00C27F6C" w:rsidRDefault="005138A4">
            <w:pPr>
              <w:spacing w:line="360" w:lineRule="auto"/>
              <w:jc w:val="center"/>
              <w:rPr>
                <w:rFonts w:ascii="宋体" w:eastAsia="宋体" w:hAnsi="宋体" w:hint="eastAsia"/>
                <w:szCs w:val="21"/>
              </w:rPr>
            </w:pPr>
            <w:r>
              <w:rPr>
                <w:rFonts w:hint="eastAsia"/>
              </w:rPr>
              <w:t>返回</w:t>
            </w:r>
            <w:r w:rsidR="00396076">
              <w:rPr>
                <w:rFonts w:hint="eastAsia"/>
              </w:rPr>
              <w:t>计划结束时间</w:t>
            </w:r>
          </w:p>
        </w:tc>
        <w:tc>
          <w:tcPr>
            <w:tcW w:w="2746" w:type="dxa"/>
          </w:tcPr>
          <w:p w14:paraId="2FDDD3F1" w14:textId="3E58ADA2" w:rsidR="00C27F6C" w:rsidRDefault="00D54B96">
            <w:pPr>
              <w:spacing w:line="360" w:lineRule="auto"/>
              <w:jc w:val="center"/>
              <w:rPr>
                <w:rFonts w:ascii="宋体" w:eastAsia="宋体" w:hAnsi="宋体" w:hint="eastAsia"/>
                <w:szCs w:val="21"/>
              </w:rPr>
            </w:pPr>
            <w:r>
              <w:rPr>
                <w:rFonts w:ascii="宋体" w:eastAsia="宋体" w:hAnsi="宋体" w:hint="eastAsia"/>
                <w:szCs w:val="21"/>
              </w:rPr>
              <w:t>get</w:t>
            </w:r>
            <w:r w:rsidR="005138A4">
              <w:rPr>
                <w:rFonts w:hint="eastAsia"/>
              </w:rPr>
              <w:t>endtime</w:t>
            </w:r>
            <w:r w:rsidR="005138A4">
              <w:rPr>
                <w:rFonts w:ascii="宋体" w:eastAsia="宋体" w:hAnsi="宋体" w:hint="eastAsia"/>
                <w:szCs w:val="21"/>
              </w:rPr>
              <w:t xml:space="preserve"> </w:t>
            </w:r>
            <w:r>
              <w:rPr>
                <w:rFonts w:ascii="宋体" w:eastAsia="宋体" w:hAnsi="宋体" w:hint="eastAsia"/>
                <w:szCs w:val="21"/>
              </w:rPr>
              <w:t>()</w:t>
            </w:r>
          </w:p>
        </w:tc>
        <w:tc>
          <w:tcPr>
            <w:tcW w:w="1866" w:type="dxa"/>
          </w:tcPr>
          <w:p w14:paraId="6C189BB1"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C27F6C" w14:paraId="68A74AF8" w14:textId="77777777">
        <w:trPr>
          <w:jc w:val="center"/>
        </w:trPr>
        <w:tc>
          <w:tcPr>
            <w:tcW w:w="1832" w:type="dxa"/>
          </w:tcPr>
          <w:p w14:paraId="00CDD97B" w14:textId="611D361A" w:rsidR="00C27F6C" w:rsidRDefault="005138A4">
            <w:pPr>
              <w:spacing w:line="360" w:lineRule="auto"/>
              <w:jc w:val="center"/>
              <w:rPr>
                <w:rFonts w:ascii="宋体" w:eastAsia="宋体" w:hAnsi="宋体" w:hint="eastAsia"/>
                <w:szCs w:val="21"/>
              </w:rPr>
            </w:pPr>
            <w:r>
              <w:rPr>
                <w:rFonts w:hint="eastAsia"/>
              </w:rPr>
              <w:t>设置</w:t>
            </w:r>
            <w:r w:rsidR="00396076">
              <w:rPr>
                <w:rFonts w:hint="eastAsia"/>
              </w:rPr>
              <w:t>计划结束时间</w:t>
            </w:r>
          </w:p>
        </w:tc>
        <w:tc>
          <w:tcPr>
            <w:tcW w:w="2746" w:type="dxa"/>
          </w:tcPr>
          <w:p w14:paraId="741CEBFE" w14:textId="60ED576D" w:rsidR="00C27F6C" w:rsidRDefault="00D54B96">
            <w:pPr>
              <w:spacing w:line="360" w:lineRule="auto"/>
              <w:jc w:val="center"/>
              <w:rPr>
                <w:rFonts w:ascii="宋体" w:eastAsia="宋体" w:hAnsi="宋体" w:hint="eastAsia"/>
                <w:szCs w:val="21"/>
              </w:rPr>
            </w:pPr>
            <w:r>
              <w:rPr>
                <w:rFonts w:hint="eastAsia"/>
              </w:rPr>
              <w:t>set</w:t>
            </w:r>
            <w:r w:rsidR="005138A4">
              <w:rPr>
                <w:rFonts w:hint="eastAsia"/>
              </w:rPr>
              <w:t>endtime</w:t>
            </w:r>
            <w:r w:rsidR="005138A4">
              <w:rPr>
                <w:rFonts w:ascii="宋体" w:eastAsia="宋体" w:hAnsi="宋体" w:hint="eastAsia"/>
                <w:szCs w:val="21"/>
              </w:rPr>
              <w:t xml:space="preserve"> </w:t>
            </w:r>
            <w:r>
              <w:rPr>
                <w:rFonts w:ascii="宋体" w:eastAsia="宋体" w:hAnsi="宋体" w:hint="eastAsia"/>
                <w:szCs w:val="21"/>
              </w:rPr>
              <w:t>()</w:t>
            </w:r>
          </w:p>
        </w:tc>
        <w:tc>
          <w:tcPr>
            <w:tcW w:w="1866" w:type="dxa"/>
          </w:tcPr>
          <w:p w14:paraId="149664D7" w14:textId="77777777" w:rsidR="00C27F6C"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138A4" w14:paraId="23BCA361" w14:textId="77777777">
        <w:trPr>
          <w:jc w:val="center"/>
        </w:trPr>
        <w:tc>
          <w:tcPr>
            <w:tcW w:w="1832" w:type="dxa"/>
          </w:tcPr>
          <w:p w14:paraId="5DFBF4E9" w14:textId="7BAC829D" w:rsidR="005138A4" w:rsidRDefault="00440471">
            <w:pPr>
              <w:spacing w:line="360" w:lineRule="auto"/>
              <w:jc w:val="center"/>
              <w:rPr>
                <w:rFonts w:hint="eastAsia"/>
              </w:rPr>
            </w:pPr>
            <w:r>
              <w:rPr>
                <w:rFonts w:hint="eastAsia"/>
              </w:rPr>
              <w:t>返回</w:t>
            </w:r>
            <w:r w:rsidR="005138A4">
              <w:rPr>
                <w:rFonts w:hint="eastAsia"/>
              </w:rPr>
              <w:t>运动项目</w:t>
            </w:r>
          </w:p>
        </w:tc>
        <w:tc>
          <w:tcPr>
            <w:tcW w:w="2746" w:type="dxa"/>
          </w:tcPr>
          <w:p w14:paraId="25EF6E8E" w14:textId="1F5EE5AA" w:rsidR="005138A4" w:rsidRDefault="00440471">
            <w:pPr>
              <w:spacing w:line="360" w:lineRule="auto"/>
              <w:jc w:val="center"/>
              <w:rPr>
                <w:rFonts w:hint="eastAsia"/>
              </w:rPr>
            </w:pPr>
            <w:r>
              <w:rPr>
                <w:rFonts w:ascii="宋体" w:eastAsia="宋体" w:hAnsi="宋体" w:hint="eastAsia"/>
                <w:szCs w:val="21"/>
              </w:rPr>
              <w:t>getSportName</w:t>
            </w:r>
          </w:p>
        </w:tc>
        <w:tc>
          <w:tcPr>
            <w:tcW w:w="1866" w:type="dxa"/>
          </w:tcPr>
          <w:p w14:paraId="6D71043E" w14:textId="4B347BA4" w:rsidR="005138A4" w:rsidRDefault="00440471">
            <w:pPr>
              <w:spacing w:line="360" w:lineRule="auto"/>
              <w:jc w:val="center"/>
              <w:rPr>
                <w:rFonts w:ascii="宋体" w:eastAsia="宋体" w:hAnsi="宋体" w:hint="eastAsia"/>
                <w:szCs w:val="21"/>
              </w:rPr>
            </w:pPr>
            <w:r>
              <w:rPr>
                <w:rFonts w:ascii="宋体" w:eastAsia="宋体" w:hAnsi="宋体" w:hint="eastAsia"/>
                <w:szCs w:val="21"/>
              </w:rPr>
              <w:t>varchar</w:t>
            </w:r>
          </w:p>
        </w:tc>
      </w:tr>
      <w:tr w:rsidR="005138A4" w14:paraId="22637C3F" w14:textId="77777777">
        <w:trPr>
          <w:jc w:val="center"/>
        </w:trPr>
        <w:tc>
          <w:tcPr>
            <w:tcW w:w="1832" w:type="dxa"/>
          </w:tcPr>
          <w:p w14:paraId="75AE6958" w14:textId="241BB015" w:rsidR="005138A4" w:rsidRDefault="00440471">
            <w:pPr>
              <w:spacing w:line="360" w:lineRule="auto"/>
              <w:jc w:val="center"/>
              <w:rPr>
                <w:rFonts w:hint="eastAsia"/>
              </w:rPr>
            </w:pPr>
            <w:r>
              <w:rPr>
                <w:rFonts w:hint="eastAsia"/>
              </w:rPr>
              <w:t>设置</w:t>
            </w:r>
            <w:r w:rsidR="005138A4">
              <w:rPr>
                <w:rFonts w:hint="eastAsia"/>
              </w:rPr>
              <w:t>运动项目</w:t>
            </w:r>
          </w:p>
        </w:tc>
        <w:tc>
          <w:tcPr>
            <w:tcW w:w="2746" w:type="dxa"/>
          </w:tcPr>
          <w:p w14:paraId="3F0C48F5" w14:textId="0B7BE3CE" w:rsidR="005138A4" w:rsidRDefault="00440471">
            <w:pPr>
              <w:spacing w:line="360" w:lineRule="auto"/>
              <w:jc w:val="center"/>
              <w:rPr>
                <w:rFonts w:hint="eastAsia"/>
              </w:rPr>
            </w:pPr>
            <w:r>
              <w:rPr>
                <w:rFonts w:ascii="宋体" w:eastAsia="宋体" w:hAnsi="宋体"/>
                <w:szCs w:val="21"/>
              </w:rPr>
              <w:t>s</w:t>
            </w:r>
            <w:r>
              <w:rPr>
                <w:rFonts w:ascii="宋体" w:eastAsia="宋体" w:hAnsi="宋体" w:hint="eastAsia"/>
                <w:szCs w:val="21"/>
              </w:rPr>
              <w:t>etSportName</w:t>
            </w:r>
          </w:p>
        </w:tc>
        <w:tc>
          <w:tcPr>
            <w:tcW w:w="1866" w:type="dxa"/>
          </w:tcPr>
          <w:p w14:paraId="5557BFBC" w14:textId="71620C65" w:rsidR="005138A4" w:rsidRDefault="00440471">
            <w:pPr>
              <w:spacing w:line="360" w:lineRule="auto"/>
              <w:jc w:val="center"/>
              <w:rPr>
                <w:rFonts w:ascii="宋体" w:eastAsia="宋体" w:hAnsi="宋体" w:hint="eastAsia"/>
                <w:szCs w:val="21"/>
              </w:rPr>
            </w:pPr>
            <w:r>
              <w:rPr>
                <w:rFonts w:ascii="宋体" w:eastAsia="宋体" w:hAnsi="宋体" w:hint="eastAsia"/>
                <w:szCs w:val="21"/>
              </w:rPr>
              <w:t>varchar</w:t>
            </w:r>
          </w:p>
        </w:tc>
      </w:tr>
      <w:tr w:rsidR="005138A4" w14:paraId="4AA6D9AB" w14:textId="77777777">
        <w:trPr>
          <w:jc w:val="center"/>
        </w:trPr>
        <w:tc>
          <w:tcPr>
            <w:tcW w:w="1832" w:type="dxa"/>
          </w:tcPr>
          <w:p w14:paraId="4AE0C05E" w14:textId="31683B7A" w:rsidR="005138A4" w:rsidRDefault="005138A4">
            <w:pPr>
              <w:spacing w:line="360" w:lineRule="auto"/>
              <w:jc w:val="center"/>
              <w:rPr>
                <w:rFonts w:hint="eastAsia"/>
              </w:rPr>
            </w:pPr>
            <w:r>
              <w:rPr>
                <w:rFonts w:hint="eastAsia"/>
              </w:rPr>
              <w:t>设置运动量</w:t>
            </w:r>
          </w:p>
        </w:tc>
        <w:tc>
          <w:tcPr>
            <w:tcW w:w="2746" w:type="dxa"/>
          </w:tcPr>
          <w:p w14:paraId="2B40A38D" w14:textId="27D78F55" w:rsidR="005138A4" w:rsidRDefault="005138A4">
            <w:pPr>
              <w:spacing w:line="360" w:lineRule="auto"/>
              <w:jc w:val="center"/>
              <w:rPr>
                <w:rFonts w:hint="eastAsia"/>
              </w:rPr>
            </w:pPr>
            <w:r>
              <w:rPr>
                <w:rFonts w:ascii="宋体" w:eastAsia="宋体" w:hAnsi="宋体"/>
                <w:szCs w:val="21"/>
              </w:rPr>
              <w:t>set</w:t>
            </w:r>
            <w:r>
              <w:rPr>
                <w:rFonts w:ascii="宋体" w:eastAsia="宋体" w:hAnsi="宋体" w:hint="eastAsia"/>
                <w:szCs w:val="21"/>
              </w:rPr>
              <w:t>ExerciseAmount</w:t>
            </w:r>
            <w:r>
              <w:rPr>
                <w:rFonts w:ascii="宋体" w:eastAsia="宋体" w:hAnsi="宋体"/>
                <w:szCs w:val="21"/>
              </w:rPr>
              <w:t>()</w:t>
            </w:r>
          </w:p>
        </w:tc>
        <w:tc>
          <w:tcPr>
            <w:tcW w:w="1866" w:type="dxa"/>
          </w:tcPr>
          <w:p w14:paraId="69CF240C" w14:textId="505DB6ED" w:rsidR="005138A4" w:rsidRDefault="00440471">
            <w:pPr>
              <w:spacing w:line="360" w:lineRule="auto"/>
              <w:jc w:val="center"/>
              <w:rPr>
                <w:rFonts w:ascii="宋体" w:eastAsia="宋体" w:hAnsi="宋体" w:hint="eastAsia"/>
                <w:szCs w:val="21"/>
              </w:rPr>
            </w:pPr>
            <w:r>
              <w:rPr>
                <w:rFonts w:ascii="宋体" w:eastAsia="宋体" w:hAnsi="宋体" w:hint="eastAsia"/>
                <w:szCs w:val="21"/>
              </w:rPr>
              <w:t>float</w:t>
            </w:r>
          </w:p>
        </w:tc>
      </w:tr>
      <w:tr w:rsidR="005138A4" w14:paraId="5DEBBBA9" w14:textId="77777777">
        <w:trPr>
          <w:jc w:val="center"/>
        </w:trPr>
        <w:tc>
          <w:tcPr>
            <w:tcW w:w="1832" w:type="dxa"/>
          </w:tcPr>
          <w:p w14:paraId="2F210E2F" w14:textId="06BE7AE9" w:rsidR="005138A4" w:rsidRDefault="005138A4">
            <w:pPr>
              <w:spacing w:line="360" w:lineRule="auto"/>
              <w:jc w:val="center"/>
              <w:rPr>
                <w:rFonts w:hint="eastAsia"/>
              </w:rPr>
            </w:pPr>
            <w:r>
              <w:rPr>
                <w:rFonts w:hint="eastAsia"/>
              </w:rPr>
              <w:t>返回运动量</w:t>
            </w:r>
          </w:p>
        </w:tc>
        <w:tc>
          <w:tcPr>
            <w:tcW w:w="2746" w:type="dxa"/>
          </w:tcPr>
          <w:p w14:paraId="2229F8D1" w14:textId="1F343880" w:rsidR="005138A4" w:rsidRDefault="005138A4">
            <w:pPr>
              <w:spacing w:line="360" w:lineRule="auto"/>
              <w:jc w:val="center"/>
              <w:rPr>
                <w:rFonts w:hint="eastAsia"/>
              </w:rPr>
            </w:pPr>
            <w:r>
              <w:rPr>
                <w:rFonts w:ascii="宋体" w:eastAsia="宋体" w:hAnsi="宋体" w:hint="eastAsia"/>
                <w:szCs w:val="21"/>
              </w:rPr>
              <w:t>g</w:t>
            </w:r>
            <w:r>
              <w:rPr>
                <w:rFonts w:ascii="宋体" w:eastAsia="宋体" w:hAnsi="宋体"/>
                <w:szCs w:val="21"/>
              </w:rPr>
              <w:t>et</w:t>
            </w:r>
            <w:r>
              <w:rPr>
                <w:rFonts w:ascii="宋体" w:eastAsia="宋体" w:hAnsi="宋体" w:hint="eastAsia"/>
                <w:szCs w:val="21"/>
              </w:rPr>
              <w:t>ExerciseAmount</w:t>
            </w:r>
            <w:r>
              <w:rPr>
                <w:rFonts w:ascii="宋体" w:eastAsia="宋体" w:hAnsi="宋体"/>
                <w:szCs w:val="21"/>
              </w:rPr>
              <w:t>()</w:t>
            </w:r>
          </w:p>
        </w:tc>
        <w:tc>
          <w:tcPr>
            <w:tcW w:w="1866" w:type="dxa"/>
          </w:tcPr>
          <w:p w14:paraId="3F3B384D" w14:textId="7F0C88C2" w:rsidR="005138A4" w:rsidRDefault="00440471">
            <w:pPr>
              <w:spacing w:line="360" w:lineRule="auto"/>
              <w:jc w:val="center"/>
              <w:rPr>
                <w:rFonts w:ascii="宋体" w:eastAsia="宋体" w:hAnsi="宋体" w:hint="eastAsia"/>
                <w:szCs w:val="21"/>
              </w:rPr>
            </w:pPr>
            <w:r>
              <w:rPr>
                <w:rFonts w:ascii="宋体" w:eastAsia="宋体" w:hAnsi="宋体" w:hint="eastAsia"/>
                <w:szCs w:val="21"/>
              </w:rPr>
              <w:t>float</w:t>
            </w:r>
          </w:p>
        </w:tc>
      </w:tr>
      <w:tr w:rsidR="006F072D" w14:paraId="0ACEED44" w14:textId="77777777">
        <w:trPr>
          <w:jc w:val="center"/>
          <w:ins w:id="164" w:author="xf s" w:date="2025-11-13T18:58:00Z"/>
        </w:trPr>
        <w:tc>
          <w:tcPr>
            <w:tcW w:w="1832" w:type="dxa"/>
          </w:tcPr>
          <w:p w14:paraId="4E38D559" w14:textId="2CDD953F" w:rsidR="006F072D" w:rsidRDefault="006F072D">
            <w:pPr>
              <w:spacing w:line="360" w:lineRule="auto"/>
              <w:jc w:val="center"/>
              <w:rPr>
                <w:ins w:id="165" w:author="xf s" w:date="2025-11-13T18:58:00Z" w16du:dateUtc="2025-11-13T10:58:00Z"/>
                <w:rFonts w:hint="eastAsia"/>
              </w:rPr>
            </w:pPr>
            <w:ins w:id="166" w:author="xf s" w:date="2025-11-13T18:59:00Z" w16du:dateUtc="2025-11-13T10:59:00Z">
              <w:r>
                <w:rPr>
                  <w:rFonts w:hint="eastAsia"/>
                </w:rPr>
                <w:t>设置完成百分比</w:t>
              </w:r>
            </w:ins>
          </w:p>
        </w:tc>
        <w:tc>
          <w:tcPr>
            <w:tcW w:w="2746" w:type="dxa"/>
          </w:tcPr>
          <w:p w14:paraId="755D9BA8" w14:textId="11B30A40" w:rsidR="006F072D" w:rsidRDefault="006F072D">
            <w:pPr>
              <w:spacing w:line="360" w:lineRule="auto"/>
              <w:jc w:val="center"/>
              <w:rPr>
                <w:ins w:id="167" w:author="xf s" w:date="2025-11-13T18:58:00Z" w16du:dateUtc="2025-11-13T10:58:00Z"/>
                <w:rFonts w:ascii="宋体" w:eastAsia="宋体" w:hAnsi="宋体" w:hint="eastAsia"/>
                <w:szCs w:val="21"/>
              </w:rPr>
            </w:pPr>
            <w:ins w:id="168" w:author="xf s" w:date="2025-11-13T18:58:00Z" w16du:dateUtc="2025-11-13T10:58:00Z">
              <w:r>
                <w:rPr>
                  <w:rFonts w:ascii="宋体" w:eastAsia="宋体" w:hAnsi="宋体" w:hint="eastAsia"/>
                  <w:szCs w:val="21"/>
                </w:rPr>
                <w:t>set</w:t>
              </w:r>
            </w:ins>
            <w:ins w:id="169" w:author="xf s" w:date="2025-11-13T18:58:00Z">
              <w:r w:rsidRPr="006F072D">
                <w:rPr>
                  <w:rFonts w:ascii="宋体" w:eastAsia="宋体" w:hAnsi="宋体"/>
                  <w:szCs w:val="21"/>
                </w:rPr>
                <w:t>Percentage</w:t>
              </w:r>
            </w:ins>
            <w:ins w:id="170" w:author="xf s" w:date="2025-11-13T18:59:00Z" w16du:dateUtc="2025-11-13T10:59:00Z">
              <w:r>
                <w:rPr>
                  <w:rFonts w:ascii="宋体" w:eastAsia="宋体" w:hAnsi="宋体" w:hint="eastAsia"/>
                  <w:szCs w:val="21"/>
                </w:rPr>
                <w:t>()</w:t>
              </w:r>
            </w:ins>
          </w:p>
        </w:tc>
        <w:tc>
          <w:tcPr>
            <w:tcW w:w="1866" w:type="dxa"/>
          </w:tcPr>
          <w:p w14:paraId="2329848D" w14:textId="154CD319" w:rsidR="006F072D" w:rsidRDefault="006F072D">
            <w:pPr>
              <w:spacing w:line="360" w:lineRule="auto"/>
              <w:jc w:val="center"/>
              <w:rPr>
                <w:ins w:id="171" w:author="xf s" w:date="2025-11-13T18:58:00Z" w16du:dateUtc="2025-11-13T10:58:00Z"/>
                <w:rFonts w:ascii="宋体" w:eastAsia="宋体" w:hAnsi="宋体" w:hint="eastAsia"/>
                <w:szCs w:val="21"/>
              </w:rPr>
            </w:pPr>
            <w:ins w:id="172" w:author="xf s" w:date="2025-11-13T18:59:00Z" w16du:dateUtc="2025-11-13T10:59:00Z">
              <w:r>
                <w:rPr>
                  <w:rFonts w:ascii="宋体" w:eastAsia="宋体" w:hAnsi="宋体" w:hint="eastAsia"/>
                  <w:szCs w:val="21"/>
                </w:rPr>
                <w:t>float</w:t>
              </w:r>
            </w:ins>
          </w:p>
        </w:tc>
      </w:tr>
      <w:tr w:rsidR="006F072D" w14:paraId="1ED2900A" w14:textId="77777777">
        <w:trPr>
          <w:jc w:val="center"/>
          <w:ins w:id="173" w:author="xf s" w:date="2025-11-13T18:58:00Z"/>
        </w:trPr>
        <w:tc>
          <w:tcPr>
            <w:tcW w:w="1832" w:type="dxa"/>
          </w:tcPr>
          <w:p w14:paraId="098F18A3" w14:textId="289C732D" w:rsidR="006F072D" w:rsidRDefault="006F072D">
            <w:pPr>
              <w:spacing w:line="360" w:lineRule="auto"/>
              <w:jc w:val="center"/>
              <w:rPr>
                <w:ins w:id="174" w:author="xf s" w:date="2025-11-13T18:58:00Z" w16du:dateUtc="2025-11-13T10:58:00Z"/>
                <w:rFonts w:hint="eastAsia"/>
              </w:rPr>
            </w:pPr>
            <w:ins w:id="175" w:author="xf s" w:date="2025-11-13T18:59:00Z" w16du:dateUtc="2025-11-13T10:59:00Z">
              <w:r>
                <w:rPr>
                  <w:rFonts w:hint="eastAsia"/>
                </w:rPr>
                <w:t>返回完成百分比</w:t>
              </w:r>
            </w:ins>
          </w:p>
        </w:tc>
        <w:tc>
          <w:tcPr>
            <w:tcW w:w="2746" w:type="dxa"/>
          </w:tcPr>
          <w:p w14:paraId="51B0DBFD" w14:textId="0177150C" w:rsidR="006F072D" w:rsidRDefault="006F072D">
            <w:pPr>
              <w:spacing w:line="360" w:lineRule="auto"/>
              <w:jc w:val="center"/>
              <w:rPr>
                <w:ins w:id="176" w:author="xf s" w:date="2025-11-13T18:58:00Z" w16du:dateUtc="2025-11-13T10:58:00Z"/>
                <w:rFonts w:ascii="宋体" w:eastAsia="宋体" w:hAnsi="宋体" w:hint="eastAsia"/>
                <w:szCs w:val="21"/>
              </w:rPr>
            </w:pPr>
            <w:ins w:id="177" w:author="xf s" w:date="2025-11-13T18:58:00Z" w16du:dateUtc="2025-11-13T10:58:00Z">
              <w:r>
                <w:rPr>
                  <w:rFonts w:ascii="宋体" w:eastAsia="宋体" w:hAnsi="宋体" w:hint="eastAsia"/>
                  <w:szCs w:val="21"/>
                </w:rPr>
                <w:t>get</w:t>
              </w:r>
            </w:ins>
            <w:ins w:id="178" w:author="xf s" w:date="2025-11-13T18:58:00Z">
              <w:r w:rsidRPr="006F072D">
                <w:rPr>
                  <w:rFonts w:ascii="宋体" w:eastAsia="宋体" w:hAnsi="宋体" w:hint="eastAsia"/>
                  <w:szCs w:val="21"/>
                </w:rPr>
                <w:t>Percentage</w:t>
              </w:r>
            </w:ins>
            <w:ins w:id="179" w:author="xf s" w:date="2025-11-13T18:58:00Z" w16du:dateUtc="2025-11-13T10:58:00Z">
              <w:r>
                <w:rPr>
                  <w:rFonts w:ascii="宋体" w:eastAsia="宋体" w:hAnsi="宋体" w:hint="eastAsia"/>
                  <w:szCs w:val="21"/>
                </w:rPr>
                <w:t>(</w:t>
              </w:r>
            </w:ins>
            <w:ins w:id="180" w:author="xf s" w:date="2025-11-13T18:59:00Z" w16du:dateUtc="2025-11-13T10:59:00Z">
              <w:r>
                <w:rPr>
                  <w:rFonts w:ascii="宋体" w:eastAsia="宋体" w:hAnsi="宋体" w:hint="eastAsia"/>
                  <w:szCs w:val="21"/>
                </w:rPr>
                <w:t>)</w:t>
              </w:r>
            </w:ins>
          </w:p>
        </w:tc>
        <w:tc>
          <w:tcPr>
            <w:tcW w:w="1866" w:type="dxa"/>
          </w:tcPr>
          <w:p w14:paraId="08F44A49" w14:textId="05532DDF" w:rsidR="006F072D" w:rsidRDefault="006F072D">
            <w:pPr>
              <w:spacing w:line="360" w:lineRule="auto"/>
              <w:jc w:val="center"/>
              <w:rPr>
                <w:ins w:id="181" w:author="xf s" w:date="2025-11-13T18:58:00Z" w16du:dateUtc="2025-11-13T10:58:00Z"/>
                <w:rFonts w:ascii="宋体" w:eastAsia="宋体" w:hAnsi="宋体" w:hint="eastAsia"/>
                <w:szCs w:val="21"/>
              </w:rPr>
            </w:pPr>
            <w:ins w:id="182" w:author="xf s" w:date="2025-11-13T18:59:00Z" w16du:dateUtc="2025-11-13T10:59:00Z">
              <w:r>
                <w:rPr>
                  <w:rFonts w:ascii="宋体" w:eastAsia="宋体" w:hAnsi="宋体" w:hint="eastAsia"/>
                  <w:szCs w:val="21"/>
                </w:rPr>
                <w:t>float</w:t>
              </w:r>
            </w:ins>
          </w:p>
        </w:tc>
      </w:tr>
      <w:tr w:rsidR="00946B1E" w14:paraId="7AAA4BBB" w14:textId="77777777">
        <w:trPr>
          <w:jc w:val="center"/>
          <w:ins w:id="183" w:author="xf s" w:date="2025-11-14T13:02:00Z"/>
        </w:trPr>
        <w:tc>
          <w:tcPr>
            <w:tcW w:w="1832" w:type="dxa"/>
          </w:tcPr>
          <w:p w14:paraId="5C6ADD9A" w14:textId="646DF769" w:rsidR="00946B1E" w:rsidRDefault="00946B1E" w:rsidP="00946B1E">
            <w:pPr>
              <w:spacing w:line="360" w:lineRule="auto"/>
              <w:jc w:val="center"/>
              <w:rPr>
                <w:ins w:id="184" w:author="xf s" w:date="2025-11-14T13:02:00Z" w16du:dateUtc="2025-11-14T05:02:00Z"/>
                <w:rFonts w:hint="eastAsia"/>
              </w:rPr>
            </w:pPr>
            <w:ins w:id="185" w:author="xf s" w:date="2025-11-14T13:02:00Z" w16du:dateUtc="2025-11-14T05:02:00Z">
              <w:r>
                <w:rPr>
                  <w:rFonts w:ascii="宋体" w:eastAsia="宋体" w:hAnsi="宋体" w:hint="eastAsia"/>
                  <w:szCs w:val="21"/>
                </w:rPr>
                <w:t>设置计量单位</w:t>
              </w:r>
            </w:ins>
          </w:p>
        </w:tc>
        <w:tc>
          <w:tcPr>
            <w:tcW w:w="2746" w:type="dxa"/>
          </w:tcPr>
          <w:p w14:paraId="0AC44B51" w14:textId="69B95AB9" w:rsidR="00946B1E" w:rsidRDefault="00946B1E" w:rsidP="00946B1E">
            <w:pPr>
              <w:spacing w:line="360" w:lineRule="auto"/>
              <w:jc w:val="center"/>
              <w:rPr>
                <w:ins w:id="186" w:author="xf s" w:date="2025-11-14T13:02:00Z" w16du:dateUtc="2025-11-14T05:02:00Z"/>
                <w:rFonts w:ascii="宋体" w:eastAsia="宋体" w:hAnsi="宋体" w:hint="eastAsia"/>
                <w:szCs w:val="21"/>
              </w:rPr>
            </w:pPr>
            <w:ins w:id="187" w:author="xf s" w:date="2025-11-14T13:02:00Z" w16du:dateUtc="2025-11-14T05:02:00Z">
              <w:r>
                <w:rPr>
                  <w:rFonts w:ascii="宋体" w:eastAsia="宋体" w:hAnsi="宋体" w:hint="eastAsia"/>
                  <w:szCs w:val="21"/>
                </w:rPr>
                <w:t>setModule()</w:t>
              </w:r>
            </w:ins>
          </w:p>
        </w:tc>
        <w:tc>
          <w:tcPr>
            <w:tcW w:w="1866" w:type="dxa"/>
          </w:tcPr>
          <w:p w14:paraId="278A2B42" w14:textId="06DA5469" w:rsidR="00946B1E" w:rsidRDefault="00946B1E" w:rsidP="00946B1E">
            <w:pPr>
              <w:spacing w:line="360" w:lineRule="auto"/>
              <w:jc w:val="center"/>
              <w:rPr>
                <w:ins w:id="188" w:author="xf s" w:date="2025-11-14T13:02:00Z" w16du:dateUtc="2025-11-14T05:02:00Z"/>
                <w:rFonts w:ascii="宋体" w:eastAsia="宋体" w:hAnsi="宋体" w:hint="eastAsia"/>
                <w:szCs w:val="21"/>
              </w:rPr>
            </w:pPr>
            <w:ins w:id="189" w:author="xf s" w:date="2025-11-14T13:02:00Z" w16du:dateUtc="2025-11-14T05:02:00Z">
              <w:r>
                <w:rPr>
                  <w:rFonts w:ascii="宋体" w:eastAsia="宋体" w:hAnsi="宋体" w:hint="eastAsia"/>
                  <w:szCs w:val="21"/>
                </w:rPr>
                <w:t>bool</w:t>
              </w:r>
            </w:ins>
          </w:p>
        </w:tc>
      </w:tr>
      <w:tr w:rsidR="00946B1E" w14:paraId="02246800" w14:textId="77777777">
        <w:trPr>
          <w:jc w:val="center"/>
          <w:ins w:id="190" w:author="xf s" w:date="2025-11-14T13:02:00Z"/>
        </w:trPr>
        <w:tc>
          <w:tcPr>
            <w:tcW w:w="1832" w:type="dxa"/>
          </w:tcPr>
          <w:p w14:paraId="71F5E8DE" w14:textId="00E4F486" w:rsidR="00946B1E" w:rsidRDefault="00946B1E" w:rsidP="00946B1E">
            <w:pPr>
              <w:spacing w:line="360" w:lineRule="auto"/>
              <w:jc w:val="center"/>
              <w:rPr>
                <w:ins w:id="191" w:author="xf s" w:date="2025-11-14T13:02:00Z" w16du:dateUtc="2025-11-14T05:02:00Z"/>
                <w:rFonts w:hint="eastAsia"/>
              </w:rPr>
            </w:pPr>
            <w:ins w:id="192" w:author="xf s" w:date="2025-11-14T13:02:00Z" w16du:dateUtc="2025-11-14T05:02:00Z">
              <w:r>
                <w:rPr>
                  <w:rFonts w:ascii="宋体" w:eastAsia="宋体" w:hAnsi="宋体" w:hint="eastAsia"/>
                  <w:szCs w:val="21"/>
                </w:rPr>
                <w:lastRenderedPageBreak/>
                <w:t>返回计量单位</w:t>
              </w:r>
            </w:ins>
          </w:p>
        </w:tc>
        <w:tc>
          <w:tcPr>
            <w:tcW w:w="2746" w:type="dxa"/>
          </w:tcPr>
          <w:p w14:paraId="01F37DB8" w14:textId="6A856AE1" w:rsidR="00946B1E" w:rsidRDefault="00946B1E" w:rsidP="00946B1E">
            <w:pPr>
              <w:spacing w:line="360" w:lineRule="auto"/>
              <w:jc w:val="center"/>
              <w:rPr>
                <w:ins w:id="193" w:author="xf s" w:date="2025-11-14T13:02:00Z" w16du:dateUtc="2025-11-14T05:02:00Z"/>
                <w:rFonts w:ascii="宋体" w:eastAsia="宋体" w:hAnsi="宋体" w:hint="eastAsia"/>
                <w:szCs w:val="21"/>
              </w:rPr>
            </w:pPr>
            <w:ins w:id="194" w:author="xf s" w:date="2025-11-14T13:02:00Z" w16du:dateUtc="2025-11-14T05:02:00Z">
              <w:r>
                <w:rPr>
                  <w:rFonts w:ascii="宋体" w:eastAsia="宋体" w:hAnsi="宋体" w:hint="eastAsia"/>
                  <w:szCs w:val="21"/>
                </w:rPr>
                <w:t>getModule()</w:t>
              </w:r>
            </w:ins>
          </w:p>
        </w:tc>
        <w:tc>
          <w:tcPr>
            <w:tcW w:w="1866" w:type="dxa"/>
          </w:tcPr>
          <w:p w14:paraId="752AB310" w14:textId="1B622E68" w:rsidR="00946B1E" w:rsidRDefault="00946B1E" w:rsidP="00946B1E">
            <w:pPr>
              <w:spacing w:line="360" w:lineRule="auto"/>
              <w:jc w:val="center"/>
              <w:rPr>
                <w:ins w:id="195" w:author="xf s" w:date="2025-11-14T13:02:00Z" w16du:dateUtc="2025-11-14T05:02:00Z"/>
                <w:rFonts w:ascii="宋体" w:eastAsia="宋体" w:hAnsi="宋体" w:hint="eastAsia"/>
                <w:szCs w:val="21"/>
              </w:rPr>
            </w:pPr>
            <w:ins w:id="196" w:author="xf s" w:date="2025-11-14T13:02:00Z" w16du:dateUtc="2025-11-14T05:02:00Z">
              <w:r>
                <w:rPr>
                  <w:rFonts w:ascii="宋体" w:eastAsia="宋体" w:hAnsi="宋体" w:hint="eastAsia"/>
                  <w:szCs w:val="21"/>
                </w:rPr>
                <w:t>string</w:t>
              </w:r>
            </w:ins>
          </w:p>
        </w:tc>
      </w:tr>
    </w:tbl>
    <w:p w14:paraId="0B69ACE0" w14:textId="77777777" w:rsidR="00C27F6C" w:rsidRDefault="00C27F6C">
      <w:pPr>
        <w:spacing w:line="360" w:lineRule="auto"/>
        <w:jc w:val="center"/>
        <w:rPr>
          <w:rFonts w:ascii="宋体" w:eastAsia="宋体" w:hAnsi="宋体" w:hint="eastAsia"/>
          <w:szCs w:val="21"/>
        </w:rPr>
      </w:pPr>
    </w:p>
    <w:p w14:paraId="7019CC03" w14:textId="6336A8BB" w:rsidR="00C27F6C" w:rsidDel="00692F37" w:rsidRDefault="00000000">
      <w:pPr>
        <w:spacing w:line="360" w:lineRule="auto"/>
        <w:jc w:val="left"/>
        <w:rPr>
          <w:del w:id="197" w:author="xf s" w:date="2025-11-13T19:04:00Z" w16du:dateUtc="2025-11-13T11:04:00Z"/>
          <w:rFonts w:ascii="宋体" w:eastAsia="宋体" w:hAnsi="宋体" w:hint="eastAsia"/>
          <w:b/>
          <w:bCs/>
          <w:szCs w:val="21"/>
        </w:rPr>
      </w:pPr>
      <w:del w:id="198" w:author="xf s" w:date="2025-11-13T19:04:00Z" w16du:dateUtc="2025-11-13T11:04:00Z">
        <w:r w:rsidDel="00692F37">
          <w:rPr>
            <w:rFonts w:ascii="宋体" w:eastAsia="宋体" w:hAnsi="宋体" w:hint="eastAsia"/>
            <w:b/>
            <w:bCs/>
            <w:szCs w:val="21"/>
          </w:rPr>
          <w:delText>类名：</w:delText>
        </w:r>
        <w:r w:rsidR="00B17798" w:rsidRPr="00B17798" w:rsidDel="00692F37">
          <w:rPr>
            <w:rFonts w:ascii="宋体" w:eastAsia="宋体" w:hAnsi="宋体" w:hint="eastAsia"/>
            <w:b/>
            <w:bCs/>
            <w:szCs w:val="21"/>
          </w:rPr>
          <w:delText>collectionPlan（收藏计划类）</w:delText>
        </w:r>
      </w:del>
    </w:p>
    <w:p w14:paraId="28B48999" w14:textId="40D9654E" w:rsidR="00C27F6C" w:rsidDel="00692F37" w:rsidRDefault="00000000">
      <w:pPr>
        <w:spacing w:line="360" w:lineRule="auto"/>
        <w:jc w:val="left"/>
        <w:rPr>
          <w:del w:id="199" w:author="xf s" w:date="2025-11-13T19:04:00Z" w16du:dateUtc="2025-11-13T11:04:00Z"/>
          <w:rFonts w:ascii="宋体" w:eastAsia="宋体" w:hAnsi="宋体" w:hint="eastAsia"/>
          <w:b/>
          <w:bCs/>
          <w:szCs w:val="21"/>
        </w:rPr>
      </w:pPr>
      <w:del w:id="200" w:author="xf s" w:date="2025-11-13T19:04:00Z" w16du:dateUtc="2025-11-13T11:04:00Z">
        <w:r w:rsidDel="00692F37">
          <w:rPr>
            <w:rFonts w:ascii="宋体" w:eastAsia="宋体" w:hAnsi="宋体" w:hint="eastAsia"/>
            <w:b/>
            <w:bCs/>
            <w:szCs w:val="21"/>
          </w:rPr>
          <w:delText>操作表如表3</w:delText>
        </w:r>
        <w:r w:rsidDel="00692F37">
          <w:rPr>
            <w:rFonts w:ascii="宋体" w:eastAsia="宋体" w:hAnsi="宋体"/>
            <w:b/>
            <w:bCs/>
            <w:szCs w:val="21"/>
          </w:rPr>
          <w:delText>.</w:delText>
        </w:r>
        <w:r w:rsidDel="00692F37">
          <w:rPr>
            <w:rFonts w:ascii="宋体" w:eastAsia="宋体" w:hAnsi="宋体" w:hint="eastAsia"/>
            <w:b/>
            <w:bCs/>
            <w:szCs w:val="21"/>
          </w:rPr>
          <w:delText>2</w:delText>
        </w:r>
        <w:r w:rsidDel="00692F37">
          <w:rPr>
            <w:rFonts w:ascii="宋体" w:eastAsia="宋体" w:hAnsi="宋体"/>
            <w:b/>
            <w:bCs/>
            <w:szCs w:val="21"/>
          </w:rPr>
          <w:delText>.7</w:delText>
        </w:r>
        <w:r w:rsidDel="00692F37">
          <w:rPr>
            <w:rFonts w:ascii="宋体" w:eastAsia="宋体" w:hAnsi="宋体" w:hint="eastAsia"/>
            <w:b/>
            <w:bCs/>
            <w:szCs w:val="21"/>
          </w:rPr>
          <w:delText>所示：</w:delText>
        </w:r>
      </w:del>
    </w:p>
    <w:p w14:paraId="3C73DDF1" w14:textId="0D3DB823" w:rsidR="00C27F6C" w:rsidDel="00692F37" w:rsidRDefault="00000000" w:rsidP="00B17798">
      <w:pPr>
        <w:spacing w:line="360" w:lineRule="auto"/>
        <w:jc w:val="center"/>
        <w:rPr>
          <w:del w:id="201" w:author="xf s" w:date="2025-11-13T19:04:00Z" w16du:dateUtc="2025-11-13T11:04:00Z"/>
          <w:rFonts w:ascii="宋体" w:eastAsia="宋体" w:hAnsi="宋体" w:hint="eastAsia"/>
          <w:szCs w:val="21"/>
        </w:rPr>
      </w:pPr>
      <w:del w:id="202" w:author="xf s" w:date="2025-11-13T19:04:00Z" w16du:dateUtc="2025-11-13T11:04:00Z">
        <w:r w:rsidDel="00692F37">
          <w:rPr>
            <w:rFonts w:ascii="宋体" w:eastAsia="宋体" w:hAnsi="宋体" w:hint="eastAsia"/>
            <w:szCs w:val="21"/>
          </w:rPr>
          <w:tab/>
          <w:delText>表3</w:delText>
        </w:r>
        <w:r w:rsidDel="00692F37">
          <w:rPr>
            <w:rFonts w:ascii="宋体" w:eastAsia="宋体" w:hAnsi="宋体"/>
            <w:szCs w:val="21"/>
          </w:rPr>
          <w:delText>.</w:delText>
        </w:r>
        <w:r w:rsidDel="00692F37">
          <w:rPr>
            <w:rFonts w:ascii="宋体" w:eastAsia="宋体" w:hAnsi="宋体" w:hint="eastAsia"/>
            <w:szCs w:val="21"/>
          </w:rPr>
          <w:delText>2</w:delText>
        </w:r>
        <w:r w:rsidDel="00692F37">
          <w:rPr>
            <w:rFonts w:ascii="宋体" w:eastAsia="宋体" w:hAnsi="宋体"/>
            <w:szCs w:val="21"/>
          </w:rPr>
          <w:delText xml:space="preserve">.7 </w:delText>
        </w:r>
        <w:r w:rsidR="00B17798" w:rsidRPr="00B17798" w:rsidDel="00692F37">
          <w:rPr>
            <w:rFonts w:ascii="宋体" w:eastAsia="宋体" w:hAnsi="宋体" w:hint="eastAsia"/>
            <w:szCs w:val="21"/>
          </w:rPr>
          <w:delText>collectionPlan类操作表</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539"/>
        <w:gridCol w:w="2073"/>
      </w:tblGrid>
      <w:tr w:rsidR="00B17798" w:rsidDel="00692F37" w14:paraId="4E162DBD" w14:textId="2EC7CF78">
        <w:trPr>
          <w:jc w:val="center"/>
          <w:del w:id="203" w:author="xf s" w:date="2025-11-13T19:04:00Z"/>
        </w:trPr>
        <w:tc>
          <w:tcPr>
            <w:tcW w:w="1832" w:type="dxa"/>
            <w:tcBorders>
              <w:top w:val="single" w:sz="4" w:space="0" w:color="auto"/>
              <w:left w:val="single" w:sz="4" w:space="0" w:color="auto"/>
              <w:bottom w:val="single" w:sz="4" w:space="0" w:color="auto"/>
              <w:right w:val="single" w:sz="4" w:space="0" w:color="auto"/>
            </w:tcBorders>
          </w:tcPr>
          <w:p w14:paraId="44163A8C" w14:textId="56D2E27E" w:rsidR="00B17798" w:rsidDel="00692F37" w:rsidRDefault="00B17798" w:rsidP="00B17798">
            <w:pPr>
              <w:spacing w:line="360" w:lineRule="auto"/>
              <w:jc w:val="center"/>
              <w:rPr>
                <w:del w:id="204" w:author="xf s" w:date="2025-11-13T19:04:00Z" w16du:dateUtc="2025-11-13T11:04:00Z"/>
                <w:rFonts w:ascii="宋体" w:eastAsia="宋体" w:hAnsi="宋体" w:hint="eastAsia"/>
                <w:szCs w:val="21"/>
              </w:rPr>
            </w:pPr>
            <w:del w:id="205" w:author="xf s" w:date="2025-11-13T19:04:00Z" w16du:dateUtc="2025-11-13T11:04:00Z">
              <w:r w:rsidDel="00692F37">
                <w:rPr>
                  <w:rFonts w:ascii="宋体" w:eastAsia="宋体" w:hAnsi="宋体" w:hint="eastAsia"/>
                  <w:szCs w:val="21"/>
                </w:rPr>
                <w:delText>操作名称</w:delText>
              </w:r>
            </w:del>
          </w:p>
        </w:tc>
        <w:tc>
          <w:tcPr>
            <w:tcW w:w="2539" w:type="dxa"/>
            <w:tcBorders>
              <w:top w:val="single" w:sz="4" w:space="0" w:color="auto"/>
              <w:left w:val="single" w:sz="4" w:space="0" w:color="auto"/>
              <w:bottom w:val="single" w:sz="4" w:space="0" w:color="auto"/>
              <w:right w:val="single" w:sz="4" w:space="0" w:color="auto"/>
            </w:tcBorders>
          </w:tcPr>
          <w:p w14:paraId="23D0D817" w14:textId="267BB277" w:rsidR="00B17798" w:rsidDel="00692F37" w:rsidRDefault="00B17798" w:rsidP="00B17798">
            <w:pPr>
              <w:spacing w:line="360" w:lineRule="auto"/>
              <w:jc w:val="center"/>
              <w:rPr>
                <w:del w:id="206" w:author="xf s" w:date="2025-11-13T19:04:00Z" w16du:dateUtc="2025-11-13T11:04:00Z"/>
                <w:rFonts w:ascii="宋体" w:eastAsia="宋体" w:hAnsi="宋体" w:hint="eastAsia"/>
                <w:szCs w:val="21"/>
              </w:rPr>
            </w:pPr>
            <w:del w:id="207" w:author="xf s" w:date="2025-11-13T19:04:00Z" w16du:dateUtc="2025-11-13T11:04:00Z">
              <w:r w:rsidDel="00692F37">
                <w:rPr>
                  <w:rFonts w:ascii="宋体" w:eastAsia="宋体" w:hAnsi="宋体" w:hint="eastAsia"/>
                  <w:szCs w:val="21"/>
                </w:rPr>
                <w:delText>函数名</w:delText>
              </w:r>
            </w:del>
          </w:p>
        </w:tc>
        <w:tc>
          <w:tcPr>
            <w:tcW w:w="2073" w:type="dxa"/>
            <w:tcBorders>
              <w:top w:val="single" w:sz="4" w:space="0" w:color="auto"/>
              <w:left w:val="single" w:sz="4" w:space="0" w:color="auto"/>
              <w:bottom w:val="single" w:sz="4" w:space="0" w:color="auto"/>
              <w:right w:val="single" w:sz="4" w:space="0" w:color="auto"/>
            </w:tcBorders>
          </w:tcPr>
          <w:p w14:paraId="1DFEABEC" w14:textId="5A955AC3" w:rsidR="00B17798" w:rsidDel="00692F37" w:rsidRDefault="00B17798" w:rsidP="00B17798">
            <w:pPr>
              <w:spacing w:line="360" w:lineRule="auto"/>
              <w:jc w:val="center"/>
              <w:rPr>
                <w:del w:id="208" w:author="xf s" w:date="2025-11-13T19:04:00Z" w16du:dateUtc="2025-11-13T11:04:00Z"/>
                <w:rFonts w:ascii="宋体" w:eastAsia="宋体" w:hAnsi="宋体" w:hint="eastAsia"/>
                <w:szCs w:val="21"/>
              </w:rPr>
            </w:pPr>
            <w:del w:id="209" w:author="xf s" w:date="2025-11-13T19:04:00Z" w16du:dateUtc="2025-11-13T11:04:00Z">
              <w:r w:rsidDel="00692F37">
                <w:rPr>
                  <w:rFonts w:ascii="宋体" w:eastAsia="宋体" w:hAnsi="宋体" w:hint="eastAsia"/>
                  <w:szCs w:val="21"/>
                </w:rPr>
                <w:delText>返回值类型</w:delText>
              </w:r>
            </w:del>
          </w:p>
        </w:tc>
      </w:tr>
      <w:tr w:rsidR="00B17798" w:rsidDel="00692F37" w14:paraId="24DBA19C" w14:textId="11B198B0">
        <w:trPr>
          <w:jc w:val="center"/>
          <w:del w:id="210" w:author="xf s" w:date="2025-11-13T19:04:00Z"/>
        </w:trPr>
        <w:tc>
          <w:tcPr>
            <w:tcW w:w="1832" w:type="dxa"/>
            <w:tcBorders>
              <w:top w:val="single" w:sz="4" w:space="0" w:color="auto"/>
              <w:left w:val="single" w:sz="4" w:space="0" w:color="auto"/>
              <w:bottom w:val="single" w:sz="4" w:space="0" w:color="auto"/>
              <w:right w:val="single" w:sz="4" w:space="0" w:color="auto"/>
            </w:tcBorders>
          </w:tcPr>
          <w:p w14:paraId="43E57D8F" w14:textId="384FFFBF" w:rsidR="00B17798" w:rsidDel="00692F37" w:rsidRDefault="00B17798" w:rsidP="00B17798">
            <w:pPr>
              <w:spacing w:line="360" w:lineRule="auto"/>
              <w:jc w:val="center"/>
              <w:rPr>
                <w:del w:id="211" w:author="xf s" w:date="2025-11-13T19:04:00Z" w16du:dateUtc="2025-11-13T11:04:00Z"/>
                <w:rFonts w:ascii="宋体" w:eastAsia="宋体" w:hAnsi="宋体" w:hint="eastAsia"/>
                <w:szCs w:val="21"/>
              </w:rPr>
            </w:pPr>
            <w:del w:id="212" w:author="xf s" w:date="2025-11-13T19:04:00Z" w16du:dateUtc="2025-11-13T11:04:00Z">
              <w:r w:rsidDel="00692F37">
                <w:rPr>
                  <w:rFonts w:ascii="宋体" w:eastAsia="宋体" w:hAnsi="宋体" w:hint="eastAsia"/>
                  <w:szCs w:val="21"/>
                </w:rPr>
                <w:delText>收藏</w:delText>
              </w:r>
            </w:del>
          </w:p>
        </w:tc>
        <w:tc>
          <w:tcPr>
            <w:tcW w:w="2539" w:type="dxa"/>
            <w:tcBorders>
              <w:top w:val="single" w:sz="4" w:space="0" w:color="auto"/>
              <w:left w:val="single" w:sz="4" w:space="0" w:color="auto"/>
              <w:bottom w:val="single" w:sz="4" w:space="0" w:color="auto"/>
              <w:right w:val="single" w:sz="4" w:space="0" w:color="auto"/>
            </w:tcBorders>
          </w:tcPr>
          <w:p w14:paraId="560E9EE1" w14:textId="768674B1" w:rsidR="00B17798" w:rsidDel="00692F37" w:rsidRDefault="00B17798" w:rsidP="00B17798">
            <w:pPr>
              <w:spacing w:line="360" w:lineRule="auto"/>
              <w:jc w:val="center"/>
              <w:rPr>
                <w:del w:id="213" w:author="xf s" w:date="2025-11-13T19:04:00Z" w16du:dateUtc="2025-11-13T11:04:00Z"/>
                <w:rFonts w:ascii="宋体" w:eastAsia="宋体" w:hAnsi="宋体" w:hint="eastAsia"/>
                <w:szCs w:val="21"/>
              </w:rPr>
            </w:pPr>
            <w:del w:id="214" w:author="xf s" w:date="2025-11-13T19:04:00Z" w16du:dateUtc="2025-11-13T11:04:00Z">
              <w:r w:rsidDel="00692F37">
                <w:rPr>
                  <w:rFonts w:ascii="宋体" w:eastAsia="宋体" w:hAnsi="宋体"/>
                  <w:szCs w:val="21"/>
                </w:rPr>
                <w:delText>Collect</w:delText>
              </w:r>
              <w:r w:rsidDel="00692F37">
                <w:rPr>
                  <w:rFonts w:ascii="宋体" w:eastAsia="宋体" w:hAnsi="宋体" w:hint="eastAsia"/>
                  <w:szCs w:val="21"/>
                </w:rPr>
                <w:delText>()</w:delText>
              </w:r>
            </w:del>
          </w:p>
        </w:tc>
        <w:tc>
          <w:tcPr>
            <w:tcW w:w="2073" w:type="dxa"/>
            <w:tcBorders>
              <w:top w:val="single" w:sz="4" w:space="0" w:color="auto"/>
              <w:left w:val="single" w:sz="4" w:space="0" w:color="auto"/>
              <w:bottom w:val="single" w:sz="4" w:space="0" w:color="auto"/>
              <w:right w:val="single" w:sz="4" w:space="0" w:color="auto"/>
            </w:tcBorders>
          </w:tcPr>
          <w:p w14:paraId="09F205F8" w14:textId="321CB0A6" w:rsidR="00B17798" w:rsidDel="00692F37" w:rsidRDefault="00B17798" w:rsidP="00B17798">
            <w:pPr>
              <w:spacing w:line="360" w:lineRule="auto"/>
              <w:jc w:val="center"/>
              <w:rPr>
                <w:del w:id="215" w:author="xf s" w:date="2025-11-13T19:04:00Z" w16du:dateUtc="2025-11-13T11:04:00Z"/>
                <w:rFonts w:ascii="宋体" w:eastAsia="宋体" w:hAnsi="宋体" w:hint="eastAsia"/>
                <w:szCs w:val="21"/>
              </w:rPr>
            </w:pPr>
            <w:del w:id="216" w:author="xf s" w:date="2025-11-13T19:04:00Z" w16du:dateUtc="2025-11-13T11:04:00Z">
              <w:r w:rsidDel="00692F37">
                <w:rPr>
                  <w:rFonts w:ascii="宋体" w:eastAsia="宋体" w:hAnsi="宋体" w:hint="eastAsia"/>
                  <w:szCs w:val="21"/>
                </w:rPr>
                <w:delText>bool</w:delText>
              </w:r>
            </w:del>
          </w:p>
        </w:tc>
      </w:tr>
      <w:tr w:rsidR="00B17798" w:rsidDel="00692F37" w14:paraId="6B79070E" w14:textId="616FF4B5">
        <w:trPr>
          <w:jc w:val="center"/>
          <w:del w:id="217" w:author="xf s" w:date="2025-11-13T19:04:00Z"/>
        </w:trPr>
        <w:tc>
          <w:tcPr>
            <w:tcW w:w="1832" w:type="dxa"/>
            <w:tcBorders>
              <w:top w:val="single" w:sz="4" w:space="0" w:color="auto"/>
              <w:left w:val="single" w:sz="4" w:space="0" w:color="auto"/>
              <w:bottom w:val="single" w:sz="4" w:space="0" w:color="auto"/>
              <w:right w:val="single" w:sz="4" w:space="0" w:color="auto"/>
            </w:tcBorders>
          </w:tcPr>
          <w:p w14:paraId="18D39F16" w14:textId="31751467" w:rsidR="00B17798" w:rsidDel="00692F37" w:rsidRDefault="00B17798" w:rsidP="00B17798">
            <w:pPr>
              <w:spacing w:line="360" w:lineRule="auto"/>
              <w:jc w:val="center"/>
              <w:rPr>
                <w:del w:id="218" w:author="xf s" w:date="2025-11-13T19:04:00Z" w16du:dateUtc="2025-11-13T11:04:00Z"/>
                <w:rFonts w:ascii="宋体" w:eastAsia="宋体" w:hAnsi="宋体" w:hint="eastAsia"/>
                <w:szCs w:val="21"/>
              </w:rPr>
            </w:pPr>
            <w:del w:id="219" w:author="xf s" w:date="2025-11-13T19:04:00Z" w16du:dateUtc="2025-11-13T11:04:00Z">
              <w:r w:rsidDel="00692F37">
                <w:rPr>
                  <w:rFonts w:ascii="宋体" w:eastAsia="宋体" w:hAnsi="宋体" w:hint="eastAsia"/>
                  <w:szCs w:val="21"/>
                </w:rPr>
                <w:delText>取消收藏</w:delText>
              </w:r>
            </w:del>
          </w:p>
        </w:tc>
        <w:tc>
          <w:tcPr>
            <w:tcW w:w="2539" w:type="dxa"/>
            <w:tcBorders>
              <w:top w:val="single" w:sz="4" w:space="0" w:color="auto"/>
              <w:left w:val="single" w:sz="4" w:space="0" w:color="auto"/>
              <w:bottom w:val="single" w:sz="4" w:space="0" w:color="auto"/>
              <w:right w:val="single" w:sz="4" w:space="0" w:color="auto"/>
            </w:tcBorders>
          </w:tcPr>
          <w:p w14:paraId="098AD86D" w14:textId="1BC6919D" w:rsidR="00B17798" w:rsidDel="00692F37" w:rsidRDefault="00B17798" w:rsidP="00B17798">
            <w:pPr>
              <w:spacing w:line="360" w:lineRule="auto"/>
              <w:jc w:val="center"/>
              <w:rPr>
                <w:del w:id="220" w:author="xf s" w:date="2025-11-13T19:04:00Z" w16du:dateUtc="2025-11-13T11:04:00Z"/>
                <w:rFonts w:ascii="宋体" w:eastAsia="宋体" w:hAnsi="宋体" w:hint="eastAsia"/>
                <w:szCs w:val="21"/>
              </w:rPr>
            </w:pPr>
            <w:del w:id="221" w:author="xf s" w:date="2025-11-13T19:04:00Z" w16du:dateUtc="2025-11-13T11:04:00Z">
              <w:r w:rsidDel="00692F37">
                <w:rPr>
                  <w:rFonts w:ascii="宋体" w:eastAsia="宋体" w:hAnsi="宋体" w:hint="eastAsia"/>
                  <w:szCs w:val="21"/>
                </w:rPr>
                <w:delText>Cancel</w:delText>
              </w:r>
              <w:r w:rsidDel="00692F37">
                <w:rPr>
                  <w:rFonts w:ascii="宋体" w:eastAsia="宋体" w:hAnsi="宋体"/>
                  <w:szCs w:val="21"/>
                </w:rPr>
                <w:delText>Collect</w:delText>
              </w:r>
              <w:r w:rsidDel="00692F37">
                <w:rPr>
                  <w:rFonts w:ascii="宋体" w:eastAsia="宋体" w:hAnsi="宋体" w:hint="eastAsia"/>
                  <w:szCs w:val="21"/>
                </w:rPr>
                <w:delText>()</w:delText>
              </w:r>
            </w:del>
          </w:p>
        </w:tc>
        <w:tc>
          <w:tcPr>
            <w:tcW w:w="2073" w:type="dxa"/>
            <w:tcBorders>
              <w:top w:val="single" w:sz="4" w:space="0" w:color="auto"/>
              <w:left w:val="single" w:sz="4" w:space="0" w:color="auto"/>
              <w:bottom w:val="single" w:sz="4" w:space="0" w:color="auto"/>
              <w:right w:val="single" w:sz="4" w:space="0" w:color="auto"/>
            </w:tcBorders>
          </w:tcPr>
          <w:p w14:paraId="2E9D8160" w14:textId="723E7734" w:rsidR="00B17798" w:rsidDel="00692F37" w:rsidRDefault="00B17798" w:rsidP="00B17798">
            <w:pPr>
              <w:spacing w:line="360" w:lineRule="auto"/>
              <w:jc w:val="center"/>
              <w:rPr>
                <w:del w:id="222" w:author="xf s" w:date="2025-11-13T19:04:00Z" w16du:dateUtc="2025-11-13T11:04:00Z"/>
                <w:rFonts w:ascii="宋体" w:eastAsia="宋体" w:hAnsi="宋体" w:hint="eastAsia"/>
                <w:szCs w:val="21"/>
              </w:rPr>
            </w:pPr>
            <w:del w:id="223" w:author="xf s" w:date="2025-11-13T19:04:00Z" w16du:dateUtc="2025-11-13T11:04:00Z">
              <w:r w:rsidDel="00692F37">
                <w:rPr>
                  <w:rFonts w:ascii="宋体" w:eastAsia="宋体" w:hAnsi="宋体" w:hint="eastAsia"/>
                  <w:szCs w:val="21"/>
                </w:rPr>
                <w:delText>bool</w:delText>
              </w:r>
            </w:del>
          </w:p>
        </w:tc>
      </w:tr>
      <w:tr w:rsidR="00B17798" w:rsidDel="00692F37" w14:paraId="4DBFDD1C" w14:textId="77E00515">
        <w:trPr>
          <w:jc w:val="center"/>
          <w:del w:id="224" w:author="xf s" w:date="2025-11-13T19:04:00Z"/>
        </w:trPr>
        <w:tc>
          <w:tcPr>
            <w:tcW w:w="1832" w:type="dxa"/>
            <w:tcBorders>
              <w:top w:val="single" w:sz="4" w:space="0" w:color="auto"/>
              <w:left w:val="single" w:sz="4" w:space="0" w:color="auto"/>
              <w:bottom w:val="single" w:sz="4" w:space="0" w:color="auto"/>
              <w:right w:val="single" w:sz="4" w:space="0" w:color="auto"/>
            </w:tcBorders>
          </w:tcPr>
          <w:p w14:paraId="1D10935B" w14:textId="5905D4EB" w:rsidR="00B17798" w:rsidDel="00692F37" w:rsidRDefault="00B17798" w:rsidP="00B17798">
            <w:pPr>
              <w:spacing w:line="360" w:lineRule="auto"/>
              <w:jc w:val="center"/>
              <w:rPr>
                <w:del w:id="225" w:author="xf s" w:date="2025-11-13T19:04:00Z" w16du:dateUtc="2025-11-13T11:04:00Z"/>
                <w:rFonts w:ascii="宋体" w:eastAsia="宋体" w:hAnsi="宋体" w:hint="eastAsia"/>
                <w:szCs w:val="21"/>
              </w:rPr>
            </w:pPr>
            <w:del w:id="226" w:author="xf s" w:date="2025-11-13T19:04:00Z" w16du:dateUtc="2025-11-13T11:04:00Z">
              <w:r w:rsidDel="00692F37">
                <w:rPr>
                  <w:rFonts w:ascii="宋体" w:eastAsia="宋体" w:hAnsi="宋体" w:hint="eastAsia"/>
                  <w:szCs w:val="21"/>
                </w:rPr>
                <w:delText>设置用户ID</w:delText>
              </w:r>
            </w:del>
          </w:p>
        </w:tc>
        <w:tc>
          <w:tcPr>
            <w:tcW w:w="2539" w:type="dxa"/>
            <w:tcBorders>
              <w:top w:val="single" w:sz="4" w:space="0" w:color="auto"/>
              <w:left w:val="single" w:sz="4" w:space="0" w:color="auto"/>
              <w:bottom w:val="single" w:sz="4" w:space="0" w:color="auto"/>
              <w:right w:val="single" w:sz="4" w:space="0" w:color="auto"/>
            </w:tcBorders>
          </w:tcPr>
          <w:p w14:paraId="1FF1D9DC" w14:textId="7CCF6E4B" w:rsidR="00B17798" w:rsidDel="00692F37" w:rsidRDefault="00B17798" w:rsidP="00B17798">
            <w:pPr>
              <w:spacing w:line="360" w:lineRule="auto"/>
              <w:jc w:val="center"/>
              <w:rPr>
                <w:del w:id="227" w:author="xf s" w:date="2025-11-13T19:04:00Z" w16du:dateUtc="2025-11-13T11:04:00Z"/>
                <w:rFonts w:ascii="宋体" w:eastAsia="宋体" w:hAnsi="宋体" w:hint="eastAsia"/>
                <w:szCs w:val="21"/>
              </w:rPr>
            </w:pPr>
            <w:del w:id="228" w:author="xf s" w:date="2025-11-13T19:04:00Z" w16du:dateUtc="2025-11-13T11:04:00Z">
              <w:r w:rsidDel="00692F37">
                <w:rPr>
                  <w:rFonts w:ascii="宋体" w:eastAsia="宋体" w:hAnsi="宋体"/>
                  <w:szCs w:val="21"/>
                </w:rPr>
                <w:delText>setUserID()</w:delText>
              </w:r>
            </w:del>
          </w:p>
        </w:tc>
        <w:tc>
          <w:tcPr>
            <w:tcW w:w="2073" w:type="dxa"/>
            <w:tcBorders>
              <w:top w:val="single" w:sz="4" w:space="0" w:color="auto"/>
              <w:left w:val="single" w:sz="4" w:space="0" w:color="auto"/>
              <w:bottom w:val="single" w:sz="4" w:space="0" w:color="auto"/>
              <w:right w:val="single" w:sz="4" w:space="0" w:color="auto"/>
            </w:tcBorders>
          </w:tcPr>
          <w:p w14:paraId="1C3F918F" w14:textId="42E21F85" w:rsidR="00B17798" w:rsidDel="00692F37" w:rsidRDefault="00B17798" w:rsidP="00B17798">
            <w:pPr>
              <w:spacing w:line="360" w:lineRule="auto"/>
              <w:jc w:val="center"/>
              <w:rPr>
                <w:del w:id="229" w:author="xf s" w:date="2025-11-13T19:04:00Z" w16du:dateUtc="2025-11-13T11:04:00Z"/>
                <w:rFonts w:ascii="宋体" w:eastAsia="宋体" w:hAnsi="宋体" w:hint="eastAsia"/>
                <w:szCs w:val="21"/>
              </w:rPr>
            </w:pPr>
            <w:del w:id="230" w:author="xf s" w:date="2025-11-13T19:04:00Z" w16du:dateUtc="2025-11-13T11:04:00Z">
              <w:r w:rsidDel="00692F37">
                <w:rPr>
                  <w:rFonts w:ascii="宋体" w:eastAsia="宋体" w:hAnsi="宋体" w:hint="eastAsia"/>
                  <w:szCs w:val="21"/>
                </w:rPr>
                <w:delText>bool</w:delText>
              </w:r>
            </w:del>
          </w:p>
        </w:tc>
      </w:tr>
      <w:tr w:rsidR="00B17798" w:rsidDel="00692F37" w14:paraId="153E9503" w14:textId="59F3931C">
        <w:trPr>
          <w:jc w:val="center"/>
          <w:del w:id="231" w:author="xf s" w:date="2025-11-13T19:04:00Z"/>
        </w:trPr>
        <w:tc>
          <w:tcPr>
            <w:tcW w:w="1832" w:type="dxa"/>
            <w:tcBorders>
              <w:top w:val="single" w:sz="4" w:space="0" w:color="auto"/>
              <w:left w:val="single" w:sz="4" w:space="0" w:color="auto"/>
              <w:bottom w:val="single" w:sz="4" w:space="0" w:color="auto"/>
              <w:right w:val="single" w:sz="4" w:space="0" w:color="auto"/>
            </w:tcBorders>
          </w:tcPr>
          <w:p w14:paraId="549263EC" w14:textId="3D1A32D4" w:rsidR="00B17798" w:rsidDel="00692F37" w:rsidRDefault="00B17798" w:rsidP="00B17798">
            <w:pPr>
              <w:spacing w:line="360" w:lineRule="auto"/>
              <w:jc w:val="center"/>
              <w:rPr>
                <w:del w:id="232" w:author="xf s" w:date="2025-11-13T19:04:00Z" w16du:dateUtc="2025-11-13T11:04:00Z"/>
                <w:rFonts w:ascii="宋体" w:eastAsia="宋体" w:hAnsi="宋体" w:hint="eastAsia"/>
                <w:szCs w:val="21"/>
              </w:rPr>
            </w:pPr>
            <w:del w:id="233" w:author="xf s" w:date="2025-11-13T19:04:00Z" w16du:dateUtc="2025-11-13T11:04:00Z">
              <w:r w:rsidDel="00692F37">
                <w:rPr>
                  <w:rFonts w:ascii="宋体" w:eastAsia="宋体" w:hAnsi="宋体" w:hint="eastAsia"/>
                  <w:szCs w:val="21"/>
                </w:rPr>
                <w:delText>返回用户ID</w:delText>
              </w:r>
            </w:del>
          </w:p>
        </w:tc>
        <w:tc>
          <w:tcPr>
            <w:tcW w:w="2539" w:type="dxa"/>
            <w:tcBorders>
              <w:top w:val="single" w:sz="4" w:space="0" w:color="auto"/>
              <w:left w:val="single" w:sz="4" w:space="0" w:color="auto"/>
              <w:bottom w:val="single" w:sz="4" w:space="0" w:color="auto"/>
              <w:right w:val="single" w:sz="4" w:space="0" w:color="auto"/>
            </w:tcBorders>
          </w:tcPr>
          <w:p w14:paraId="0F102C07" w14:textId="3818CDD1" w:rsidR="00B17798" w:rsidDel="00692F37" w:rsidRDefault="00B17798" w:rsidP="00B17798">
            <w:pPr>
              <w:spacing w:line="360" w:lineRule="auto"/>
              <w:jc w:val="center"/>
              <w:rPr>
                <w:del w:id="234" w:author="xf s" w:date="2025-11-13T19:04:00Z" w16du:dateUtc="2025-11-13T11:04:00Z"/>
                <w:rFonts w:ascii="宋体" w:eastAsia="宋体" w:hAnsi="宋体" w:hint="eastAsia"/>
                <w:szCs w:val="21"/>
              </w:rPr>
            </w:pPr>
            <w:del w:id="235" w:author="xf s" w:date="2025-11-13T19:04:00Z" w16du:dateUtc="2025-11-13T11:04:00Z">
              <w:r w:rsidDel="00692F37">
                <w:rPr>
                  <w:rFonts w:ascii="宋体" w:eastAsia="宋体" w:hAnsi="宋体"/>
                  <w:szCs w:val="21"/>
                </w:rPr>
                <w:delText>getUserID()</w:delText>
              </w:r>
            </w:del>
          </w:p>
        </w:tc>
        <w:tc>
          <w:tcPr>
            <w:tcW w:w="2073" w:type="dxa"/>
            <w:tcBorders>
              <w:top w:val="single" w:sz="4" w:space="0" w:color="auto"/>
              <w:left w:val="single" w:sz="4" w:space="0" w:color="auto"/>
              <w:bottom w:val="single" w:sz="4" w:space="0" w:color="auto"/>
              <w:right w:val="single" w:sz="4" w:space="0" w:color="auto"/>
            </w:tcBorders>
          </w:tcPr>
          <w:p w14:paraId="7A75D378" w14:textId="5732FBD2" w:rsidR="00B17798" w:rsidDel="00692F37" w:rsidRDefault="00B17798" w:rsidP="00B17798">
            <w:pPr>
              <w:spacing w:line="360" w:lineRule="auto"/>
              <w:jc w:val="center"/>
              <w:rPr>
                <w:del w:id="236" w:author="xf s" w:date="2025-11-13T19:04:00Z" w16du:dateUtc="2025-11-13T11:04:00Z"/>
                <w:rFonts w:ascii="宋体" w:eastAsia="宋体" w:hAnsi="宋体" w:hint="eastAsia"/>
                <w:szCs w:val="21"/>
              </w:rPr>
            </w:pPr>
            <w:del w:id="237" w:author="xf s" w:date="2025-11-13T19:04:00Z" w16du:dateUtc="2025-11-13T11:04:00Z">
              <w:r w:rsidDel="00692F37">
                <w:rPr>
                  <w:rFonts w:ascii="宋体" w:eastAsia="宋体" w:hAnsi="宋体" w:hint="eastAsia"/>
                  <w:szCs w:val="21"/>
                </w:rPr>
                <w:delText>Varchar</w:delText>
              </w:r>
            </w:del>
          </w:p>
        </w:tc>
      </w:tr>
      <w:tr w:rsidR="00B17798" w:rsidDel="00692F37" w14:paraId="4B28CFA0" w14:textId="32E0B2D8">
        <w:trPr>
          <w:jc w:val="center"/>
          <w:del w:id="238" w:author="xf s" w:date="2025-11-13T19:04:00Z"/>
        </w:trPr>
        <w:tc>
          <w:tcPr>
            <w:tcW w:w="1832" w:type="dxa"/>
            <w:tcBorders>
              <w:top w:val="single" w:sz="4" w:space="0" w:color="auto"/>
              <w:left w:val="single" w:sz="4" w:space="0" w:color="auto"/>
              <w:bottom w:val="single" w:sz="4" w:space="0" w:color="auto"/>
              <w:right w:val="single" w:sz="4" w:space="0" w:color="auto"/>
            </w:tcBorders>
          </w:tcPr>
          <w:p w14:paraId="1CE755A8" w14:textId="668EB9FB" w:rsidR="00B17798" w:rsidDel="00692F37" w:rsidRDefault="00B17798" w:rsidP="00B17798">
            <w:pPr>
              <w:spacing w:line="360" w:lineRule="auto"/>
              <w:jc w:val="center"/>
              <w:rPr>
                <w:del w:id="239" w:author="xf s" w:date="2025-11-13T19:04:00Z" w16du:dateUtc="2025-11-13T11:04:00Z"/>
                <w:rFonts w:ascii="宋体" w:eastAsia="宋体" w:hAnsi="宋体" w:hint="eastAsia"/>
                <w:szCs w:val="21"/>
              </w:rPr>
            </w:pPr>
            <w:del w:id="240" w:author="xf s" w:date="2025-11-13T19:04:00Z" w16du:dateUtc="2025-11-13T11:04:00Z">
              <w:r w:rsidDel="00692F37">
                <w:rPr>
                  <w:rFonts w:ascii="宋体" w:eastAsia="宋体" w:hAnsi="宋体" w:hint="eastAsia"/>
                  <w:szCs w:val="21"/>
                </w:rPr>
                <w:delText>设置训练计划ID</w:delText>
              </w:r>
            </w:del>
          </w:p>
        </w:tc>
        <w:tc>
          <w:tcPr>
            <w:tcW w:w="2539" w:type="dxa"/>
            <w:tcBorders>
              <w:top w:val="single" w:sz="4" w:space="0" w:color="auto"/>
              <w:left w:val="single" w:sz="4" w:space="0" w:color="auto"/>
              <w:bottom w:val="single" w:sz="4" w:space="0" w:color="auto"/>
              <w:right w:val="single" w:sz="4" w:space="0" w:color="auto"/>
            </w:tcBorders>
          </w:tcPr>
          <w:p w14:paraId="71CDBF08" w14:textId="1E95E907" w:rsidR="00B17798" w:rsidDel="00692F37" w:rsidRDefault="00B17798" w:rsidP="00B17798">
            <w:pPr>
              <w:spacing w:line="360" w:lineRule="auto"/>
              <w:jc w:val="center"/>
              <w:rPr>
                <w:del w:id="241" w:author="xf s" w:date="2025-11-13T19:04:00Z" w16du:dateUtc="2025-11-13T11:04:00Z"/>
                <w:rFonts w:ascii="宋体" w:eastAsia="宋体" w:hAnsi="宋体" w:hint="eastAsia"/>
                <w:szCs w:val="21"/>
              </w:rPr>
            </w:pPr>
            <w:del w:id="242" w:author="xf s" w:date="2025-11-13T19:04:00Z" w16du:dateUtc="2025-11-13T11:04:00Z">
              <w:r w:rsidDel="00692F37">
                <w:rPr>
                  <w:rFonts w:ascii="宋体" w:eastAsia="宋体" w:hAnsi="宋体"/>
                  <w:szCs w:val="21"/>
                </w:rPr>
                <w:delText>set</w:delText>
              </w:r>
              <w:r w:rsidDel="00692F37">
                <w:rPr>
                  <w:rFonts w:ascii="宋体" w:eastAsia="宋体" w:hAnsi="宋体" w:hint="eastAsia"/>
                  <w:szCs w:val="21"/>
                </w:rPr>
                <w:delText>Plan</w:delText>
              </w:r>
              <w:r w:rsidDel="00692F37">
                <w:rPr>
                  <w:rFonts w:ascii="宋体" w:eastAsia="宋体" w:hAnsi="宋体"/>
                  <w:szCs w:val="21"/>
                </w:rPr>
                <w:delText>ID()</w:delText>
              </w:r>
            </w:del>
          </w:p>
        </w:tc>
        <w:tc>
          <w:tcPr>
            <w:tcW w:w="2073" w:type="dxa"/>
            <w:tcBorders>
              <w:top w:val="single" w:sz="4" w:space="0" w:color="auto"/>
              <w:left w:val="single" w:sz="4" w:space="0" w:color="auto"/>
              <w:bottom w:val="single" w:sz="4" w:space="0" w:color="auto"/>
              <w:right w:val="single" w:sz="4" w:space="0" w:color="auto"/>
            </w:tcBorders>
          </w:tcPr>
          <w:p w14:paraId="7D268E2A" w14:textId="05FF6C0C" w:rsidR="00B17798" w:rsidDel="00692F37" w:rsidRDefault="00B17798" w:rsidP="00B17798">
            <w:pPr>
              <w:spacing w:line="360" w:lineRule="auto"/>
              <w:jc w:val="center"/>
              <w:rPr>
                <w:del w:id="243" w:author="xf s" w:date="2025-11-13T19:04:00Z" w16du:dateUtc="2025-11-13T11:04:00Z"/>
                <w:rFonts w:ascii="宋体" w:eastAsia="宋体" w:hAnsi="宋体" w:hint="eastAsia"/>
                <w:szCs w:val="21"/>
              </w:rPr>
            </w:pPr>
            <w:del w:id="244" w:author="xf s" w:date="2025-11-13T19:04:00Z" w16du:dateUtc="2025-11-13T11:04:00Z">
              <w:r w:rsidDel="00692F37">
                <w:rPr>
                  <w:rFonts w:ascii="宋体" w:eastAsia="宋体" w:hAnsi="宋体" w:hint="eastAsia"/>
                  <w:szCs w:val="21"/>
                </w:rPr>
                <w:delText>bool</w:delText>
              </w:r>
            </w:del>
          </w:p>
        </w:tc>
      </w:tr>
      <w:tr w:rsidR="00B17798" w:rsidDel="00692F37" w14:paraId="42EEF06A" w14:textId="5166682B">
        <w:trPr>
          <w:jc w:val="center"/>
          <w:del w:id="245" w:author="xf s" w:date="2025-11-13T19:04:00Z"/>
        </w:trPr>
        <w:tc>
          <w:tcPr>
            <w:tcW w:w="1832" w:type="dxa"/>
            <w:tcBorders>
              <w:top w:val="single" w:sz="4" w:space="0" w:color="auto"/>
              <w:left w:val="single" w:sz="4" w:space="0" w:color="auto"/>
              <w:bottom w:val="single" w:sz="4" w:space="0" w:color="auto"/>
              <w:right w:val="single" w:sz="4" w:space="0" w:color="auto"/>
            </w:tcBorders>
          </w:tcPr>
          <w:p w14:paraId="77B21C64" w14:textId="36176350" w:rsidR="00B17798" w:rsidDel="00692F37" w:rsidRDefault="00B17798" w:rsidP="00B17798">
            <w:pPr>
              <w:spacing w:line="360" w:lineRule="auto"/>
              <w:jc w:val="center"/>
              <w:rPr>
                <w:del w:id="246" w:author="xf s" w:date="2025-11-13T19:04:00Z" w16du:dateUtc="2025-11-13T11:04:00Z"/>
                <w:rFonts w:ascii="宋体" w:eastAsia="宋体" w:hAnsi="宋体" w:hint="eastAsia"/>
                <w:szCs w:val="21"/>
              </w:rPr>
            </w:pPr>
            <w:del w:id="247" w:author="xf s" w:date="2025-11-13T19:04:00Z" w16du:dateUtc="2025-11-13T11:04:00Z">
              <w:r w:rsidDel="00692F37">
                <w:rPr>
                  <w:rFonts w:ascii="宋体" w:eastAsia="宋体" w:hAnsi="宋体" w:hint="eastAsia"/>
                  <w:szCs w:val="21"/>
                </w:rPr>
                <w:delText>返回训练计划ID</w:delText>
              </w:r>
            </w:del>
          </w:p>
        </w:tc>
        <w:tc>
          <w:tcPr>
            <w:tcW w:w="2539" w:type="dxa"/>
            <w:tcBorders>
              <w:top w:val="single" w:sz="4" w:space="0" w:color="auto"/>
              <w:left w:val="single" w:sz="4" w:space="0" w:color="auto"/>
              <w:bottom w:val="single" w:sz="4" w:space="0" w:color="auto"/>
              <w:right w:val="single" w:sz="4" w:space="0" w:color="auto"/>
            </w:tcBorders>
          </w:tcPr>
          <w:p w14:paraId="06F81E6B" w14:textId="06830FBC" w:rsidR="00B17798" w:rsidDel="00692F37" w:rsidRDefault="00B17798" w:rsidP="00B17798">
            <w:pPr>
              <w:spacing w:line="360" w:lineRule="auto"/>
              <w:jc w:val="center"/>
              <w:rPr>
                <w:del w:id="248" w:author="xf s" w:date="2025-11-13T19:04:00Z" w16du:dateUtc="2025-11-13T11:04:00Z"/>
                <w:rFonts w:ascii="宋体" w:eastAsia="宋体" w:hAnsi="宋体" w:hint="eastAsia"/>
                <w:szCs w:val="21"/>
              </w:rPr>
            </w:pPr>
            <w:del w:id="249" w:author="xf s" w:date="2025-11-13T19:04:00Z" w16du:dateUtc="2025-11-13T11:04:00Z">
              <w:r w:rsidDel="00692F37">
                <w:rPr>
                  <w:rFonts w:ascii="宋体" w:eastAsia="宋体" w:hAnsi="宋体"/>
                  <w:szCs w:val="21"/>
                </w:rPr>
                <w:delText>get</w:delText>
              </w:r>
              <w:r w:rsidDel="00692F37">
                <w:rPr>
                  <w:rFonts w:ascii="宋体" w:eastAsia="宋体" w:hAnsi="宋体" w:hint="eastAsia"/>
                  <w:szCs w:val="21"/>
                </w:rPr>
                <w:delText>Plan</w:delText>
              </w:r>
              <w:r w:rsidDel="00692F37">
                <w:rPr>
                  <w:rFonts w:ascii="宋体" w:eastAsia="宋体" w:hAnsi="宋体"/>
                  <w:szCs w:val="21"/>
                </w:rPr>
                <w:delText>ID()</w:delText>
              </w:r>
            </w:del>
          </w:p>
        </w:tc>
        <w:tc>
          <w:tcPr>
            <w:tcW w:w="2073" w:type="dxa"/>
            <w:tcBorders>
              <w:top w:val="single" w:sz="4" w:space="0" w:color="auto"/>
              <w:left w:val="single" w:sz="4" w:space="0" w:color="auto"/>
              <w:bottom w:val="single" w:sz="4" w:space="0" w:color="auto"/>
              <w:right w:val="single" w:sz="4" w:space="0" w:color="auto"/>
            </w:tcBorders>
          </w:tcPr>
          <w:p w14:paraId="77B3AC89" w14:textId="17DB4157" w:rsidR="00B17798" w:rsidDel="00692F37" w:rsidRDefault="00B17798" w:rsidP="00B17798">
            <w:pPr>
              <w:spacing w:line="360" w:lineRule="auto"/>
              <w:jc w:val="center"/>
              <w:rPr>
                <w:del w:id="250" w:author="xf s" w:date="2025-11-13T19:04:00Z" w16du:dateUtc="2025-11-13T11:04:00Z"/>
                <w:rFonts w:ascii="宋体" w:eastAsia="宋体" w:hAnsi="宋体" w:hint="eastAsia"/>
                <w:szCs w:val="21"/>
              </w:rPr>
            </w:pPr>
            <w:del w:id="251" w:author="xf s" w:date="2025-11-13T19:04:00Z" w16du:dateUtc="2025-11-13T11:04:00Z">
              <w:r w:rsidDel="00692F37">
                <w:rPr>
                  <w:rFonts w:ascii="宋体" w:eastAsia="宋体" w:hAnsi="宋体"/>
                  <w:szCs w:val="21"/>
                </w:rPr>
                <w:delText>int</w:delText>
              </w:r>
            </w:del>
          </w:p>
        </w:tc>
      </w:tr>
      <w:tr w:rsidR="00B17798" w:rsidDel="00692F37" w14:paraId="084CC916" w14:textId="304D899B">
        <w:trPr>
          <w:jc w:val="center"/>
          <w:del w:id="252" w:author="xf s" w:date="2025-11-13T19:04:00Z"/>
        </w:trPr>
        <w:tc>
          <w:tcPr>
            <w:tcW w:w="1832" w:type="dxa"/>
            <w:tcBorders>
              <w:top w:val="single" w:sz="4" w:space="0" w:color="auto"/>
              <w:left w:val="single" w:sz="4" w:space="0" w:color="auto"/>
              <w:bottom w:val="single" w:sz="4" w:space="0" w:color="auto"/>
              <w:right w:val="single" w:sz="4" w:space="0" w:color="auto"/>
            </w:tcBorders>
          </w:tcPr>
          <w:p w14:paraId="6389FB08" w14:textId="0AE74C22" w:rsidR="00B17798" w:rsidDel="00692F37" w:rsidRDefault="00B17798" w:rsidP="00B17798">
            <w:pPr>
              <w:spacing w:line="360" w:lineRule="auto"/>
              <w:jc w:val="center"/>
              <w:rPr>
                <w:del w:id="253" w:author="xf s" w:date="2025-11-13T19:04:00Z" w16du:dateUtc="2025-11-13T11:04:00Z"/>
                <w:rFonts w:ascii="宋体" w:eastAsia="宋体" w:hAnsi="宋体" w:hint="eastAsia"/>
                <w:szCs w:val="21"/>
              </w:rPr>
            </w:pPr>
            <w:del w:id="254" w:author="xf s" w:date="2025-11-13T19:04:00Z" w16du:dateUtc="2025-11-13T11:04:00Z">
              <w:r w:rsidDel="00692F37">
                <w:rPr>
                  <w:rFonts w:ascii="宋体" w:eastAsia="宋体" w:hAnsi="宋体" w:hint="eastAsia"/>
                  <w:szCs w:val="21"/>
                </w:rPr>
                <w:delText>设置收藏ID</w:delText>
              </w:r>
            </w:del>
          </w:p>
        </w:tc>
        <w:tc>
          <w:tcPr>
            <w:tcW w:w="2539" w:type="dxa"/>
            <w:tcBorders>
              <w:top w:val="single" w:sz="4" w:space="0" w:color="auto"/>
              <w:left w:val="single" w:sz="4" w:space="0" w:color="auto"/>
              <w:bottom w:val="single" w:sz="4" w:space="0" w:color="auto"/>
              <w:right w:val="single" w:sz="4" w:space="0" w:color="auto"/>
            </w:tcBorders>
          </w:tcPr>
          <w:p w14:paraId="3F704AA8" w14:textId="242509AD" w:rsidR="00B17798" w:rsidDel="00692F37" w:rsidRDefault="00B17798" w:rsidP="00B17798">
            <w:pPr>
              <w:spacing w:line="360" w:lineRule="auto"/>
              <w:jc w:val="center"/>
              <w:rPr>
                <w:del w:id="255" w:author="xf s" w:date="2025-11-13T19:04:00Z" w16du:dateUtc="2025-11-13T11:04:00Z"/>
                <w:rFonts w:ascii="宋体" w:eastAsia="宋体" w:hAnsi="宋体" w:hint="eastAsia"/>
                <w:szCs w:val="21"/>
              </w:rPr>
            </w:pPr>
            <w:del w:id="256" w:author="xf s" w:date="2025-11-13T19:04:00Z" w16du:dateUtc="2025-11-13T11:04:00Z">
              <w:r w:rsidDel="00692F37">
                <w:rPr>
                  <w:rFonts w:ascii="宋体" w:eastAsia="宋体" w:hAnsi="宋体"/>
                  <w:szCs w:val="21"/>
                </w:rPr>
                <w:delText>set</w:delText>
              </w:r>
              <w:r w:rsidDel="00692F37">
                <w:rPr>
                  <w:rFonts w:ascii="宋体" w:eastAsia="宋体" w:hAnsi="宋体" w:hint="eastAsia"/>
                  <w:szCs w:val="21"/>
                </w:rPr>
                <w:delText>C</w:delText>
              </w:r>
              <w:r w:rsidDel="00692F37">
                <w:rPr>
                  <w:rFonts w:ascii="宋体" w:eastAsia="宋体" w:hAnsi="宋体"/>
                  <w:szCs w:val="21"/>
                </w:rPr>
                <w:delText>ollectID()</w:delText>
              </w:r>
            </w:del>
          </w:p>
        </w:tc>
        <w:tc>
          <w:tcPr>
            <w:tcW w:w="2073" w:type="dxa"/>
            <w:tcBorders>
              <w:top w:val="single" w:sz="4" w:space="0" w:color="auto"/>
              <w:left w:val="single" w:sz="4" w:space="0" w:color="auto"/>
              <w:bottom w:val="single" w:sz="4" w:space="0" w:color="auto"/>
              <w:right w:val="single" w:sz="4" w:space="0" w:color="auto"/>
            </w:tcBorders>
          </w:tcPr>
          <w:p w14:paraId="51ECE652" w14:textId="23A5F24F" w:rsidR="00B17798" w:rsidDel="00692F37" w:rsidRDefault="00B17798" w:rsidP="00B17798">
            <w:pPr>
              <w:spacing w:line="360" w:lineRule="auto"/>
              <w:jc w:val="center"/>
              <w:rPr>
                <w:del w:id="257" w:author="xf s" w:date="2025-11-13T19:04:00Z" w16du:dateUtc="2025-11-13T11:04:00Z"/>
                <w:rFonts w:ascii="宋体" w:eastAsia="宋体" w:hAnsi="宋体" w:hint="eastAsia"/>
                <w:szCs w:val="21"/>
              </w:rPr>
            </w:pPr>
            <w:del w:id="258" w:author="xf s" w:date="2025-11-13T19:04:00Z" w16du:dateUtc="2025-11-13T11:04:00Z">
              <w:r w:rsidDel="00692F37">
                <w:rPr>
                  <w:rFonts w:ascii="宋体" w:eastAsia="宋体" w:hAnsi="宋体" w:hint="eastAsia"/>
                  <w:szCs w:val="21"/>
                </w:rPr>
                <w:delText>bool</w:delText>
              </w:r>
            </w:del>
          </w:p>
        </w:tc>
      </w:tr>
      <w:tr w:rsidR="00B17798" w:rsidDel="00692F37" w14:paraId="79B06CB5" w14:textId="22C4180D">
        <w:trPr>
          <w:jc w:val="center"/>
          <w:del w:id="259" w:author="xf s" w:date="2025-11-13T19:04:00Z"/>
        </w:trPr>
        <w:tc>
          <w:tcPr>
            <w:tcW w:w="1832" w:type="dxa"/>
            <w:tcBorders>
              <w:top w:val="single" w:sz="4" w:space="0" w:color="auto"/>
              <w:left w:val="single" w:sz="4" w:space="0" w:color="auto"/>
              <w:bottom w:val="single" w:sz="4" w:space="0" w:color="auto"/>
              <w:right w:val="single" w:sz="4" w:space="0" w:color="auto"/>
            </w:tcBorders>
          </w:tcPr>
          <w:p w14:paraId="04CAF6AF" w14:textId="56CC4278" w:rsidR="00B17798" w:rsidDel="00692F37" w:rsidRDefault="00B17798" w:rsidP="00B17798">
            <w:pPr>
              <w:spacing w:line="360" w:lineRule="auto"/>
              <w:jc w:val="center"/>
              <w:rPr>
                <w:del w:id="260" w:author="xf s" w:date="2025-11-13T19:04:00Z" w16du:dateUtc="2025-11-13T11:04:00Z"/>
                <w:rFonts w:ascii="宋体" w:eastAsia="宋体" w:hAnsi="宋体" w:hint="eastAsia"/>
                <w:szCs w:val="21"/>
              </w:rPr>
            </w:pPr>
            <w:del w:id="261" w:author="xf s" w:date="2025-11-13T19:04:00Z" w16du:dateUtc="2025-11-13T11:04:00Z">
              <w:r w:rsidDel="00692F37">
                <w:rPr>
                  <w:rFonts w:ascii="宋体" w:eastAsia="宋体" w:hAnsi="宋体" w:hint="eastAsia"/>
                  <w:szCs w:val="21"/>
                </w:rPr>
                <w:delText>返回收藏ID</w:delText>
              </w:r>
            </w:del>
          </w:p>
        </w:tc>
        <w:tc>
          <w:tcPr>
            <w:tcW w:w="2539" w:type="dxa"/>
            <w:tcBorders>
              <w:top w:val="single" w:sz="4" w:space="0" w:color="auto"/>
              <w:left w:val="single" w:sz="4" w:space="0" w:color="auto"/>
              <w:bottom w:val="single" w:sz="4" w:space="0" w:color="auto"/>
              <w:right w:val="single" w:sz="4" w:space="0" w:color="auto"/>
            </w:tcBorders>
          </w:tcPr>
          <w:p w14:paraId="7966590F" w14:textId="5E27C81A" w:rsidR="00B17798" w:rsidDel="00692F37" w:rsidRDefault="00B17798" w:rsidP="00B17798">
            <w:pPr>
              <w:spacing w:line="360" w:lineRule="auto"/>
              <w:jc w:val="center"/>
              <w:rPr>
                <w:del w:id="262" w:author="xf s" w:date="2025-11-13T19:04:00Z" w16du:dateUtc="2025-11-13T11:04:00Z"/>
                <w:rFonts w:ascii="宋体" w:eastAsia="宋体" w:hAnsi="宋体" w:hint="eastAsia"/>
                <w:szCs w:val="21"/>
              </w:rPr>
            </w:pPr>
            <w:del w:id="263" w:author="xf s" w:date="2025-11-13T19:04:00Z" w16du:dateUtc="2025-11-13T11:04:00Z">
              <w:r w:rsidDel="00692F37">
                <w:rPr>
                  <w:rFonts w:ascii="宋体" w:eastAsia="宋体" w:hAnsi="宋体"/>
                  <w:szCs w:val="21"/>
                </w:rPr>
                <w:delText>get</w:delText>
              </w:r>
              <w:r w:rsidDel="00692F37">
                <w:rPr>
                  <w:rFonts w:ascii="宋体" w:eastAsia="宋体" w:hAnsi="宋体" w:hint="eastAsia"/>
                  <w:szCs w:val="21"/>
                </w:rPr>
                <w:delText>C</w:delText>
              </w:r>
              <w:r w:rsidDel="00692F37">
                <w:rPr>
                  <w:rFonts w:ascii="宋体" w:eastAsia="宋体" w:hAnsi="宋体"/>
                  <w:szCs w:val="21"/>
                </w:rPr>
                <w:delText>ollectID()</w:delText>
              </w:r>
            </w:del>
          </w:p>
        </w:tc>
        <w:tc>
          <w:tcPr>
            <w:tcW w:w="2073" w:type="dxa"/>
            <w:tcBorders>
              <w:top w:val="single" w:sz="4" w:space="0" w:color="auto"/>
              <w:left w:val="single" w:sz="4" w:space="0" w:color="auto"/>
              <w:bottom w:val="single" w:sz="4" w:space="0" w:color="auto"/>
              <w:right w:val="single" w:sz="4" w:space="0" w:color="auto"/>
            </w:tcBorders>
          </w:tcPr>
          <w:p w14:paraId="66738B35" w14:textId="7528369D" w:rsidR="00B17798" w:rsidDel="00692F37" w:rsidRDefault="00B17798" w:rsidP="00B17798">
            <w:pPr>
              <w:spacing w:line="360" w:lineRule="auto"/>
              <w:jc w:val="center"/>
              <w:rPr>
                <w:del w:id="264" w:author="xf s" w:date="2025-11-13T19:04:00Z" w16du:dateUtc="2025-11-13T11:04:00Z"/>
                <w:rFonts w:ascii="宋体" w:eastAsia="宋体" w:hAnsi="宋体" w:hint="eastAsia"/>
                <w:szCs w:val="21"/>
              </w:rPr>
            </w:pPr>
            <w:del w:id="265" w:author="xf s" w:date="2025-11-13T19:04:00Z" w16du:dateUtc="2025-11-13T11:04:00Z">
              <w:r w:rsidDel="00692F37">
                <w:rPr>
                  <w:rFonts w:ascii="宋体" w:eastAsia="宋体" w:hAnsi="宋体" w:hint="eastAsia"/>
                  <w:szCs w:val="21"/>
                </w:rPr>
                <w:delText>Varchar</w:delText>
              </w:r>
            </w:del>
          </w:p>
        </w:tc>
      </w:tr>
      <w:tr w:rsidR="00B17798" w:rsidDel="00692F37" w14:paraId="6C552F27" w14:textId="2BA00D97">
        <w:trPr>
          <w:jc w:val="center"/>
          <w:del w:id="266" w:author="xf s" w:date="2025-11-13T19:04:00Z"/>
        </w:trPr>
        <w:tc>
          <w:tcPr>
            <w:tcW w:w="1832" w:type="dxa"/>
            <w:tcBorders>
              <w:top w:val="single" w:sz="4" w:space="0" w:color="auto"/>
              <w:left w:val="single" w:sz="4" w:space="0" w:color="auto"/>
              <w:bottom w:val="single" w:sz="4" w:space="0" w:color="auto"/>
              <w:right w:val="single" w:sz="4" w:space="0" w:color="auto"/>
            </w:tcBorders>
          </w:tcPr>
          <w:p w14:paraId="004750A5" w14:textId="1A70E5E3" w:rsidR="00B17798" w:rsidDel="00692F37" w:rsidRDefault="00B17798" w:rsidP="00B17798">
            <w:pPr>
              <w:spacing w:line="360" w:lineRule="auto"/>
              <w:jc w:val="center"/>
              <w:rPr>
                <w:del w:id="267" w:author="xf s" w:date="2025-11-13T19:04:00Z" w16du:dateUtc="2025-11-13T11:04:00Z"/>
                <w:rFonts w:ascii="宋体" w:eastAsia="宋体" w:hAnsi="宋体" w:hint="eastAsia"/>
                <w:szCs w:val="21"/>
              </w:rPr>
            </w:pPr>
            <w:del w:id="268" w:author="xf s" w:date="2025-11-13T19:04:00Z" w16du:dateUtc="2025-11-13T11:04:00Z">
              <w:r w:rsidDel="00692F37">
                <w:rPr>
                  <w:rFonts w:ascii="宋体" w:eastAsia="宋体" w:hAnsi="宋体" w:hint="eastAsia"/>
                  <w:szCs w:val="21"/>
                </w:rPr>
                <w:delText>设置收藏时间</w:delText>
              </w:r>
            </w:del>
          </w:p>
        </w:tc>
        <w:tc>
          <w:tcPr>
            <w:tcW w:w="2539" w:type="dxa"/>
            <w:tcBorders>
              <w:top w:val="single" w:sz="4" w:space="0" w:color="auto"/>
              <w:left w:val="single" w:sz="4" w:space="0" w:color="auto"/>
              <w:bottom w:val="single" w:sz="4" w:space="0" w:color="auto"/>
              <w:right w:val="single" w:sz="4" w:space="0" w:color="auto"/>
            </w:tcBorders>
          </w:tcPr>
          <w:p w14:paraId="4AED8B34" w14:textId="0E0F62EE" w:rsidR="00B17798" w:rsidDel="00692F37" w:rsidRDefault="00B17798" w:rsidP="00B17798">
            <w:pPr>
              <w:spacing w:line="360" w:lineRule="auto"/>
              <w:jc w:val="center"/>
              <w:rPr>
                <w:del w:id="269" w:author="xf s" w:date="2025-11-13T19:04:00Z" w16du:dateUtc="2025-11-13T11:04:00Z"/>
                <w:rFonts w:ascii="宋体" w:eastAsia="宋体" w:hAnsi="宋体" w:hint="eastAsia"/>
                <w:szCs w:val="21"/>
              </w:rPr>
            </w:pPr>
            <w:del w:id="270" w:author="xf s" w:date="2025-11-13T19:04:00Z" w16du:dateUtc="2025-11-13T11:04:00Z">
              <w:r w:rsidDel="00692F37">
                <w:rPr>
                  <w:rFonts w:ascii="宋体" w:eastAsia="宋体" w:hAnsi="宋体"/>
                  <w:szCs w:val="21"/>
                </w:rPr>
                <w:delText>set</w:delText>
              </w:r>
              <w:r w:rsidDel="00692F37">
                <w:rPr>
                  <w:rFonts w:ascii="宋体" w:eastAsia="宋体" w:hAnsi="宋体" w:hint="eastAsia"/>
                  <w:szCs w:val="21"/>
                </w:rPr>
                <w:delText>CollectTime</w:delText>
              </w:r>
              <w:r w:rsidDel="00692F37">
                <w:rPr>
                  <w:rFonts w:ascii="宋体" w:eastAsia="宋体" w:hAnsi="宋体"/>
                  <w:szCs w:val="21"/>
                </w:rPr>
                <w:delText>()</w:delText>
              </w:r>
            </w:del>
          </w:p>
        </w:tc>
        <w:tc>
          <w:tcPr>
            <w:tcW w:w="2073" w:type="dxa"/>
            <w:tcBorders>
              <w:top w:val="single" w:sz="4" w:space="0" w:color="auto"/>
              <w:left w:val="single" w:sz="4" w:space="0" w:color="auto"/>
              <w:bottom w:val="single" w:sz="4" w:space="0" w:color="auto"/>
              <w:right w:val="single" w:sz="4" w:space="0" w:color="auto"/>
            </w:tcBorders>
          </w:tcPr>
          <w:p w14:paraId="16022BC0" w14:textId="2B38584B" w:rsidR="00B17798" w:rsidDel="00692F37" w:rsidRDefault="00B17798" w:rsidP="00B17798">
            <w:pPr>
              <w:spacing w:line="360" w:lineRule="auto"/>
              <w:jc w:val="center"/>
              <w:rPr>
                <w:del w:id="271" w:author="xf s" w:date="2025-11-13T19:04:00Z" w16du:dateUtc="2025-11-13T11:04:00Z"/>
                <w:rFonts w:ascii="宋体" w:eastAsia="宋体" w:hAnsi="宋体" w:hint="eastAsia"/>
                <w:szCs w:val="21"/>
              </w:rPr>
            </w:pPr>
            <w:del w:id="272" w:author="xf s" w:date="2025-11-13T19:04:00Z" w16du:dateUtc="2025-11-13T11:04:00Z">
              <w:r w:rsidDel="00692F37">
                <w:rPr>
                  <w:rFonts w:ascii="宋体" w:eastAsia="宋体" w:hAnsi="宋体" w:hint="eastAsia"/>
                  <w:szCs w:val="21"/>
                </w:rPr>
                <w:delText>bool</w:delText>
              </w:r>
            </w:del>
          </w:p>
        </w:tc>
      </w:tr>
      <w:tr w:rsidR="00B17798" w:rsidDel="00692F37" w14:paraId="4F0DDAF6" w14:textId="76AE7435">
        <w:trPr>
          <w:jc w:val="center"/>
          <w:del w:id="273" w:author="xf s" w:date="2025-11-13T19:04:00Z"/>
        </w:trPr>
        <w:tc>
          <w:tcPr>
            <w:tcW w:w="1832" w:type="dxa"/>
            <w:tcBorders>
              <w:top w:val="single" w:sz="4" w:space="0" w:color="auto"/>
              <w:left w:val="single" w:sz="4" w:space="0" w:color="auto"/>
              <w:bottom w:val="single" w:sz="4" w:space="0" w:color="auto"/>
              <w:right w:val="single" w:sz="4" w:space="0" w:color="auto"/>
            </w:tcBorders>
          </w:tcPr>
          <w:p w14:paraId="1AFED32C" w14:textId="538D5D55" w:rsidR="00B17798" w:rsidDel="00692F37" w:rsidRDefault="00B17798" w:rsidP="00B17798">
            <w:pPr>
              <w:spacing w:line="360" w:lineRule="auto"/>
              <w:jc w:val="center"/>
              <w:rPr>
                <w:del w:id="274" w:author="xf s" w:date="2025-11-13T19:04:00Z" w16du:dateUtc="2025-11-13T11:04:00Z"/>
                <w:rFonts w:ascii="宋体" w:eastAsia="宋体" w:hAnsi="宋体" w:hint="eastAsia"/>
                <w:szCs w:val="21"/>
              </w:rPr>
            </w:pPr>
            <w:del w:id="275" w:author="xf s" w:date="2025-11-13T19:04:00Z" w16du:dateUtc="2025-11-13T11:04:00Z">
              <w:r w:rsidDel="00692F37">
                <w:rPr>
                  <w:rFonts w:ascii="宋体" w:eastAsia="宋体" w:hAnsi="宋体" w:hint="eastAsia"/>
                  <w:szCs w:val="21"/>
                </w:rPr>
                <w:delText>返回收藏时间</w:delText>
              </w:r>
            </w:del>
          </w:p>
        </w:tc>
        <w:tc>
          <w:tcPr>
            <w:tcW w:w="2539" w:type="dxa"/>
            <w:tcBorders>
              <w:top w:val="single" w:sz="4" w:space="0" w:color="auto"/>
              <w:left w:val="single" w:sz="4" w:space="0" w:color="auto"/>
              <w:bottom w:val="single" w:sz="4" w:space="0" w:color="auto"/>
              <w:right w:val="single" w:sz="4" w:space="0" w:color="auto"/>
            </w:tcBorders>
          </w:tcPr>
          <w:p w14:paraId="3CF7F6F5" w14:textId="3B883E2D" w:rsidR="00B17798" w:rsidDel="00692F37" w:rsidRDefault="00B17798" w:rsidP="00B17798">
            <w:pPr>
              <w:spacing w:line="360" w:lineRule="auto"/>
              <w:jc w:val="center"/>
              <w:rPr>
                <w:del w:id="276" w:author="xf s" w:date="2025-11-13T19:04:00Z" w16du:dateUtc="2025-11-13T11:04:00Z"/>
                <w:rFonts w:ascii="宋体" w:eastAsia="宋体" w:hAnsi="宋体" w:hint="eastAsia"/>
                <w:szCs w:val="21"/>
              </w:rPr>
            </w:pPr>
            <w:del w:id="277" w:author="xf s" w:date="2025-11-13T19:04:00Z" w16du:dateUtc="2025-11-13T11:04:00Z">
              <w:r w:rsidDel="00692F37">
                <w:rPr>
                  <w:rFonts w:ascii="宋体" w:eastAsia="宋体" w:hAnsi="宋体"/>
                  <w:szCs w:val="21"/>
                </w:rPr>
                <w:delText>get</w:delText>
              </w:r>
              <w:r w:rsidDel="00692F37">
                <w:rPr>
                  <w:rFonts w:ascii="宋体" w:eastAsia="宋体" w:hAnsi="宋体" w:hint="eastAsia"/>
                  <w:szCs w:val="21"/>
                </w:rPr>
                <w:delText>CollectTime</w:delText>
              </w:r>
              <w:r w:rsidDel="00692F37">
                <w:rPr>
                  <w:rFonts w:ascii="宋体" w:eastAsia="宋体" w:hAnsi="宋体"/>
                  <w:szCs w:val="21"/>
                </w:rPr>
                <w:delText>()</w:delText>
              </w:r>
            </w:del>
          </w:p>
        </w:tc>
        <w:tc>
          <w:tcPr>
            <w:tcW w:w="2073" w:type="dxa"/>
            <w:tcBorders>
              <w:top w:val="single" w:sz="4" w:space="0" w:color="auto"/>
              <w:left w:val="single" w:sz="4" w:space="0" w:color="auto"/>
              <w:bottom w:val="single" w:sz="4" w:space="0" w:color="auto"/>
              <w:right w:val="single" w:sz="4" w:space="0" w:color="auto"/>
            </w:tcBorders>
          </w:tcPr>
          <w:p w14:paraId="0FC9E2C8" w14:textId="6F24ED3F" w:rsidR="00B17798" w:rsidDel="00692F37" w:rsidRDefault="00B17798" w:rsidP="00B17798">
            <w:pPr>
              <w:spacing w:line="360" w:lineRule="auto"/>
              <w:jc w:val="center"/>
              <w:rPr>
                <w:del w:id="278" w:author="xf s" w:date="2025-11-13T19:04:00Z" w16du:dateUtc="2025-11-13T11:04:00Z"/>
                <w:rFonts w:ascii="宋体" w:eastAsia="宋体" w:hAnsi="宋体" w:hint="eastAsia"/>
                <w:szCs w:val="21"/>
              </w:rPr>
            </w:pPr>
            <w:del w:id="279" w:author="xf s" w:date="2025-11-13T19:04:00Z" w16du:dateUtc="2025-11-13T11:04:00Z">
              <w:r w:rsidDel="00692F37">
                <w:rPr>
                  <w:rFonts w:ascii="宋体" w:eastAsia="宋体" w:hAnsi="宋体" w:hint="eastAsia"/>
                  <w:szCs w:val="21"/>
                </w:rPr>
                <w:delText>Varchar</w:delText>
              </w:r>
            </w:del>
          </w:p>
        </w:tc>
      </w:tr>
    </w:tbl>
    <w:p w14:paraId="6195F412" w14:textId="77777777" w:rsidR="00C27F6C" w:rsidRDefault="00C27F6C">
      <w:pPr>
        <w:spacing w:line="360" w:lineRule="auto"/>
        <w:jc w:val="center"/>
        <w:rPr>
          <w:rFonts w:ascii="宋体" w:eastAsia="宋体" w:hAnsi="宋体" w:hint="eastAsia"/>
          <w:szCs w:val="21"/>
        </w:rPr>
      </w:pPr>
    </w:p>
    <w:p w14:paraId="50C1352C" w14:textId="08E067D1"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sidR="00027963">
        <w:rPr>
          <w:rFonts w:ascii="宋体" w:eastAsia="宋体" w:hAnsi="宋体" w:cs="宋体" w:hint="eastAsia"/>
          <w:b/>
          <w:bCs/>
          <w:szCs w:val="21"/>
          <w:lang w:bidi="ar"/>
        </w:rPr>
        <w:t>Post（主题帖类）</w:t>
      </w:r>
    </w:p>
    <w:p w14:paraId="1F21C2A3" w14:textId="77777777" w:rsidR="00C27F6C" w:rsidRDefault="00000000">
      <w:pPr>
        <w:spacing w:line="360" w:lineRule="auto"/>
        <w:jc w:val="left"/>
        <w:rPr>
          <w:rFonts w:ascii="宋体" w:eastAsia="宋体" w:hAnsi="宋体" w:hint="eastAsia"/>
          <w:b/>
          <w:bCs/>
          <w:szCs w:val="21"/>
        </w:rPr>
      </w:pPr>
      <w:r>
        <w:rPr>
          <w:rFonts w:ascii="宋体" w:eastAsia="宋体" w:hAnsi="宋体" w:hint="eastAsia"/>
          <w:b/>
          <w:bCs/>
          <w:szCs w:val="21"/>
        </w:rPr>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w:t>
      </w:r>
      <w:r>
        <w:rPr>
          <w:rFonts w:ascii="宋体" w:eastAsia="宋体" w:hAnsi="宋体" w:hint="eastAsia"/>
          <w:b/>
          <w:bCs/>
          <w:szCs w:val="21"/>
        </w:rPr>
        <w:t>8所示：</w:t>
      </w:r>
    </w:p>
    <w:p w14:paraId="6D349F09" w14:textId="192D2F5D" w:rsidR="00C27F6C"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rPr>
        <w:t>8</w:t>
      </w:r>
      <w:r>
        <w:rPr>
          <w:rFonts w:ascii="宋体" w:eastAsia="宋体" w:hAnsi="宋体"/>
          <w:szCs w:val="21"/>
        </w:rPr>
        <w:t xml:space="preserve"> </w:t>
      </w:r>
      <w:r w:rsidR="00027963" w:rsidRPr="00027963">
        <w:rPr>
          <w:rFonts w:ascii="宋体" w:eastAsia="宋体" w:hAnsi="宋体" w:hint="eastAsia"/>
          <w:szCs w:val="21"/>
        </w:rPr>
        <w:t>ThemePost类操作表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440"/>
        <w:gridCol w:w="2172"/>
      </w:tblGrid>
      <w:tr w:rsidR="00027963" w14:paraId="39949B9B"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6C60279" w14:textId="446AF0E7"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操作名称</w:t>
            </w:r>
          </w:p>
        </w:tc>
        <w:tc>
          <w:tcPr>
            <w:tcW w:w="2440" w:type="dxa"/>
            <w:tcBorders>
              <w:top w:val="single" w:sz="4" w:space="0" w:color="auto"/>
              <w:left w:val="single" w:sz="4" w:space="0" w:color="auto"/>
              <w:bottom w:val="single" w:sz="4" w:space="0" w:color="auto"/>
              <w:right w:val="single" w:sz="4" w:space="0" w:color="auto"/>
            </w:tcBorders>
          </w:tcPr>
          <w:p w14:paraId="4559AC81" w14:textId="40C00017"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函数名</w:t>
            </w:r>
          </w:p>
        </w:tc>
        <w:tc>
          <w:tcPr>
            <w:tcW w:w="2172" w:type="dxa"/>
            <w:tcBorders>
              <w:top w:val="single" w:sz="4" w:space="0" w:color="auto"/>
              <w:left w:val="single" w:sz="4" w:space="0" w:color="auto"/>
              <w:bottom w:val="single" w:sz="4" w:space="0" w:color="auto"/>
              <w:right w:val="single" w:sz="4" w:space="0" w:color="auto"/>
            </w:tcBorders>
          </w:tcPr>
          <w:p w14:paraId="1C3BB4D2" w14:textId="726107D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返回值类型</w:t>
            </w:r>
          </w:p>
        </w:tc>
      </w:tr>
      <w:tr w:rsidR="00027963" w14:paraId="3A3A7604"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5224F72" w14:textId="41397ED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发布主题帖</w:t>
            </w:r>
          </w:p>
        </w:tc>
        <w:tc>
          <w:tcPr>
            <w:tcW w:w="2440" w:type="dxa"/>
            <w:tcBorders>
              <w:top w:val="single" w:sz="4" w:space="0" w:color="auto"/>
              <w:left w:val="single" w:sz="4" w:space="0" w:color="auto"/>
              <w:bottom w:val="single" w:sz="4" w:space="0" w:color="auto"/>
              <w:right w:val="single" w:sz="4" w:space="0" w:color="auto"/>
            </w:tcBorders>
          </w:tcPr>
          <w:p w14:paraId="604E7C7D" w14:textId="76855164"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publishPost()</w:t>
            </w:r>
          </w:p>
        </w:tc>
        <w:tc>
          <w:tcPr>
            <w:tcW w:w="2172" w:type="dxa"/>
            <w:tcBorders>
              <w:top w:val="single" w:sz="4" w:space="0" w:color="auto"/>
              <w:left w:val="single" w:sz="4" w:space="0" w:color="auto"/>
              <w:bottom w:val="single" w:sz="4" w:space="0" w:color="auto"/>
              <w:right w:val="single" w:sz="4" w:space="0" w:color="auto"/>
            </w:tcBorders>
          </w:tcPr>
          <w:p w14:paraId="3E0AAA77" w14:textId="046FCC2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3E43429E"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FCE48AC" w14:textId="4657DBB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删除主题帖</w:t>
            </w:r>
          </w:p>
        </w:tc>
        <w:tc>
          <w:tcPr>
            <w:tcW w:w="2440" w:type="dxa"/>
            <w:tcBorders>
              <w:top w:val="single" w:sz="4" w:space="0" w:color="auto"/>
              <w:left w:val="single" w:sz="4" w:space="0" w:color="auto"/>
              <w:bottom w:val="single" w:sz="4" w:space="0" w:color="auto"/>
              <w:right w:val="single" w:sz="4" w:space="0" w:color="auto"/>
            </w:tcBorders>
          </w:tcPr>
          <w:p w14:paraId="57C6EACA" w14:textId="575F559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deletePost()</w:t>
            </w:r>
          </w:p>
        </w:tc>
        <w:tc>
          <w:tcPr>
            <w:tcW w:w="2172" w:type="dxa"/>
            <w:tcBorders>
              <w:top w:val="single" w:sz="4" w:space="0" w:color="auto"/>
              <w:left w:val="single" w:sz="4" w:space="0" w:color="auto"/>
              <w:bottom w:val="single" w:sz="4" w:space="0" w:color="auto"/>
              <w:right w:val="single" w:sz="4" w:space="0" w:color="auto"/>
            </w:tcBorders>
          </w:tcPr>
          <w:p w14:paraId="052A2E6A" w14:textId="47425D6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69CE924E"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55F8463" w14:textId="66233B0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设置主题帖ID</w:t>
            </w:r>
          </w:p>
        </w:tc>
        <w:tc>
          <w:tcPr>
            <w:tcW w:w="2440" w:type="dxa"/>
            <w:tcBorders>
              <w:top w:val="single" w:sz="4" w:space="0" w:color="auto"/>
              <w:left w:val="single" w:sz="4" w:space="0" w:color="auto"/>
              <w:bottom w:val="single" w:sz="4" w:space="0" w:color="auto"/>
              <w:right w:val="single" w:sz="4" w:space="0" w:color="auto"/>
            </w:tcBorders>
          </w:tcPr>
          <w:p w14:paraId="2C668D67" w14:textId="65741CB6"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setActivityID</w:t>
            </w:r>
          </w:p>
        </w:tc>
        <w:tc>
          <w:tcPr>
            <w:tcW w:w="2172" w:type="dxa"/>
            <w:tcBorders>
              <w:top w:val="single" w:sz="4" w:space="0" w:color="auto"/>
              <w:left w:val="single" w:sz="4" w:space="0" w:color="auto"/>
              <w:bottom w:val="single" w:sz="4" w:space="0" w:color="auto"/>
              <w:right w:val="single" w:sz="4" w:space="0" w:color="auto"/>
            </w:tcBorders>
          </w:tcPr>
          <w:p w14:paraId="754B6E2C" w14:textId="32B341F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6E529995"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4CFB226" w14:textId="2608E84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返回主题帖ID</w:t>
            </w:r>
          </w:p>
        </w:tc>
        <w:tc>
          <w:tcPr>
            <w:tcW w:w="2440" w:type="dxa"/>
            <w:tcBorders>
              <w:top w:val="single" w:sz="4" w:space="0" w:color="auto"/>
              <w:left w:val="single" w:sz="4" w:space="0" w:color="auto"/>
              <w:bottom w:val="single" w:sz="4" w:space="0" w:color="auto"/>
              <w:right w:val="single" w:sz="4" w:space="0" w:color="auto"/>
            </w:tcBorders>
          </w:tcPr>
          <w:p w14:paraId="1EF2204B" w14:textId="2329B2B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getActivityID</w:t>
            </w:r>
          </w:p>
        </w:tc>
        <w:tc>
          <w:tcPr>
            <w:tcW w:w="2172" w:type="dxa"/>
            <w:tcBorders>
              <w:top w:val="single" w:sz="4" w:space="0" w:color="auto"/>
              <w:left w:val="single" w:sz="4" w:space="0" w:color="auto"/>
              <w:bottom w:val="single" w:sz="4" w:space="0" w:color="auto"/>
              <w:right w:val="single" w:sz="4" w:space="0" w:color="auto"/>
            </w:tcBorders>
          </w:tcPr>
          <w:p w14:paraId="49CD9179" w14:textId="15EEBC1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string</w:t>
            </w:r>
          </w:p>
        </w:tc>
      </w:tr>
      <w:tr w:rsidR="00027963" w14:paraId="3FF8B32D"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1DAE608" w14:textId="44F10839"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设置主题帖标题</w:t>
            </w:r>
          </w:p>
        </w:tc>
        <w:tc>
          <w:tcPr>
            <w:tcW w:w="2440" w:type="dxa"/>
            <w:tcBorders>
              <w:top w:val="single" w:sz="4" w:space="0" w:color="auto"/>
              <w:left w:val="single" w:sz="4" w:space="0" w:color="auto"/>
              <w:bottom w:val="single" w:sz="4" w:space="0" w:color="auto"/>
              <w:right w:val="single" w:sz="4" w:space="0" w:color="auto"/>
            </w:tcBorders>
          </w:tcPr>
          <w:p w14:paraId="75B7B950" w14:textId="2B0EBDBA"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setPostTitle()</w:t>
            </w:r>
          </w:p>
        </w:tc>
        <w:tc>
          <w:tcPr>
            <w:tcW w:w="2172" w:type="dxa"/>
            <w:tcBorders>
              <w:top w:val="single" w:sz="4" w:space="0" w:color="auto"/>
              <w:left w:val="single" w:sz="4" w:space="0" w:color="auto"/>
              <w:bottom w:val="single" w:sz="4" w:space="0" w:color="auto"/>
              <w:right w:val="single" w:sz="4" w:space="0" w:color="auto"/>
            </w:tcBorders>
          </w:tcPr>
          <w:p w14:paraId="244D2E5F" w14:textId="3329597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69D0AE31"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2FE95D2" w14:textId="2EFEA18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返回主题帖标题</w:t>
            </w:r>
          </w:p>
        </w:tc>
        <w:tc>
          <w:tcPr>
            <w:tcW w:w="2440" w:type="dxa"/>
            <w:tcBorders>
              <w:top w:val="single" w:sz="4" w:space="0" w:color="auto"/>
              <w:left w:val="single" w:sz="4" w:space="0" w:color="auto"/>
              <w:bottom w:val="single" w:sz="4" w:space="0" w:color="auto"/>
              <w:right w:val="single" w:sz="4" w:space="0" w:color="auto"/>
            </w:tcBorders>
          </w:tcPr>
          <w:p w14:paraId="3BC67647" w14:textId="64CB708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getPostTitle()</w:t>
            </w:r>
          </w:p>
        </w:tc>
        <w:tc>
          <w:tcPr>
            <w:tcW w:w="2172" w:type="dxa"/>
            <w:tcBorders>
              <w:top w:val="single" w:sz="4" w:space="0" w:color="auto"/>
              <w:left w:val="single" w:sz="4" w:space="0" w:color="auto"/>
              <w:bottom w:val="single" w:sz="4" w:space="0" w:color="auto"/>
              <w:right w:val="single" w:sz="4" w:space="0" w:color="auto"/>
            </w:tcBorders>
          </w:tcPr>
          <w:p w14:paraId="47B4453A" w14:textId="5D04CA5C"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text</w:t>
            </w:r>
          </w:p>
        </w:tc>
      </w:tr>
      <w:tr w:rsidR="00027963" w14:paraId="0D4B9CF5"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5B76BC4" w14:textId="313F1CFA"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返回主题帖内容</w:t>
            </w:r>
          </w:p>
        </w:tc>
        <w:tc>
          <w:tcPr>
            <w:tcW w:w="2440" w:type="dxa"/>
            <w:tcBorders>
              <w:top w:val="single" w:sz="4" w:space="0" w:color="auto"/>
              <w:left w:val="single" w:sz="4" w:space="0" w:color="auto"/>
              <w:bottom w:val="single" w:sz="4" w:space="0" w:color="auto"/>
              <w:right w:val="single" w:sz="4" w:space="0" w:color="auto"/>
            </w:tcBorders>
          </w:tcPr>
          <w:p w14:paraId="68ADE923" w14:textId="189D870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setPostContent()</w:t>
            </w:r>
          </w:p>
        </w:tc>
        <w:tc>
          <w:tcPr>
            <w:tcW w:w="2172" w:type="dxa"/>
            <w:tcBorders>
              <w:top w:val="single" w:sz="4" w:space="0" w:color="auto"/>
              <w:left w:val="single" w:sz="4" w:space="0" w:color="auto"/>
              <w:bottom w:val="single" w:sz="4" w:space="0" w:color="auto"/>
              <w:right w:val="single" w:sz="4" w:space="0" w:color="auto"/>
            </w:tcBorders>
          </w:tcPr>
          <w:p w14:paraId="72D5C0A0" w14:textId="7C94706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24A1C0E9"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8D12CF6" w14:textId="4811CB2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设置主题帖内容</w:t>
            </w:r>
          </w:p>
        </w:tc>
        <w:tc>
          <w:tcPr>
            <w:tcW w:w="2440" w:type="dxa"/>
            <w:tcBorders>
              <w:top w:val="single" w:sz="4" w:space="0" w:color="auto"/>
              <w:left w:val="single" w:sz="4" w:space="0" w:color="auto"/>
              <w:bottom w:val="single" w:sz="4" w:space="0" w:color="auto"/>
              <w:right w:val="single" w:sz="4" w:space="0" w:color="auto"/>
            </w:tcBorders>
          </w:tcPr>
          <w:p w14:paraId="7BB6978E" w14:textId="123BC3A4"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getPostContent()</w:t>
            </w:r>
          </w:p>
        </w:tc>
        <w:tc>
          <w:tcPr>
            <w:tcW w:w="2172" w:type="dxa"/>
            <w:tcBorders>
              <w:top w:val="single" w:sz="4" w:space="0" w:color="auto"/>
              <w:left w:val="single" w:sz="4" w:space="0" w:color="auto"/>
              <w:bottom w:val="single" w:sz="4" w:space="0" w:color="auto"/>
              <w:right w:val="single" w:sz="4" w:space="0" w:color="auto"/>
            </w:tcBorders>
          </w:tcPr>
          <w:p w14:paraId="26E119A6" w14:textId="6E87FF6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text</w:t>
            </w:r>
          </w:p>
        </w:tc>
      </w:tr>
      <w:tr w:rsidR="00027963" w14:paraId="268956BE"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C7268AF" w14:textId="3E25BD1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设置主题帖状态</w:t>
            </w:r>
          </w:p>
        </w:tc>
        <w:tc>
          <w:tcPr>
            <w:tcW w:w="2440" w:type="dxa"/>
            <w:tcBorders>
              <w:top w:val="single" w:sz="4" w:space="0" w:color="auto"/>
              <w:left w:val="single" w:sz="4" w:space="0" w:color="auto"/>
              <w:bottom w:val="single" w:sz="4" w:space="0" w:color="auto"/>
              <w:right w:val="single" w:sz="4" w:space="0" w:color="auto"/>
            </w:tcBorders>
          </w:tcPr>
          <w:p w14:paraId="7C26EAB2" w14:textId="31A75F3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setPostState()</w:t>
            </w:r>
          </w:p>
        </w:tc>
        <w:tc>
          <w:tcPr>
            <w:tcW w:w="2172" w:type="dxa"/>
            <w:tcBorders>
              <w:top w:val="single" w:sz="4" w:space="0" w:color="auto"/>
              <w:left w:val="single" w:sz="4" w:space="0" w:color="auto"/>
              <w:bottom w:val="single" w:sz="4" w:space="0" w:color="auto"/>
              <w:right w:val="single" w:sz="4" w:space="0" w:color="auto"/>
            </w:tcBorders>
          </w:tcPr>
          <w:p w14:paraId="7C06A8DE" w14:textId="5D2BA1D2"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3AD8DF54"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DD187DE" w14:textId="0CC05C4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返回主题帖状态</w:t>
            </w:r>
          </w:p>
        </w:tc>
        <w:tc>
          <w:tcPr>
            <w:tcW w:w="2440" w:type="dxa"/>
            <w:tcBorders>
              <w:top w:val="single" w:sz="4" w:space="0" w:color="auto"/>
              <w:left w:val="single" w:sz="4" w:space="0" w:color="auto"/>
              <w:bottom w:val="single" w:sz="4" w:space="0" w:color="auto"/>
              <w:right w:val="single" w:sz="4" w:space="0" w:color="auto"/>
            </w:tcBorders>
          </w:tcPr>
          <w:p w14:paraId="6A564F79" w14:textId="1AA2B85A"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getPostState()</w:t>
            </w:r>
          </w:p>
        </w:tc>
        <w:tc>
          <w:tcPr>
            <w:tcW w:w="2172" w:type="dxa"/>
            <w:tcBorders>
              <w:top w:val="single" w:sz="4" w:space="0" w:color="auto"/>
              <w:left w:val="single" w:sz="4" w:space="0" w:color="auto"/>
              <w:bottom w:val="single" w:sz="4" w:space="0" w:color="auto"/>
              <w:right w:val="single" w:sz="4" w:space="0" w:color="auto"/>
            </w:tcBorders>
          </w:tcPr>
          <w:p w14:paraId="0C33D0AB" w14:textId="7597F5E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3B25943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A7CBC63" w14:textId="0A14E0B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返回发布时间</w:t>
            </w:r>
          </w:p>
        </w:tc>
        <w:tc>
          <w:tcPr>
            <w:tcW w:w="2440" w:type="dxa"/>
            <w:tcBorders>
              <w:top w:val="single" w:sz="4" w:space="0" w:color="auto"/>
              <w:left w:val="single" w:sz="4" w:space="0" w:color="auto"/>
              <w:bottom w:val="single" w:sz="4" w:space="0" w:color="auto"/>
              <w:right w:val="single" w:sz="4" w:space="0" w:color="auto"/>
            </w:tcBorders>
          </w:tcPr>
          <w:p w14:paraId="0E53DD3D" w14:textId="5DFDAC3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getPublishTime()</w:t>
            </w:r>
          </w:p>
        </w:tc>
        <w:tc>
          <w:tcPr>
            <w:tcW w:w="2172" w:type="dxa"/>
            <w:tcBorders>
              <w:top w:val="single" w:sz="4" w:space="0" w:color="auto"/>
              <w:left w:val="single" w:sz="4" w:space="0" w:color="auto"/>
              <w:bottom w:val="single" w:sz="4" w:space="0" w:color="auto"/>
              <w:right w:val="single" w:sz="4" w:space="0" w:color="auto"/>
            </w:tcBorders>
          </w:tcPr>
          <w:p w14:paraId="425B1446" w14:textId="67C57F3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6EAEB64B"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F91C059" w14:textId="1EAF5A9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设置发布时间</w:t>
            </w:r>
          </w:p>
        </w:tc>
        <w:tc>
          <w:tcPr>
            <w:tcW w:w="2440" w:type="dxa"/>
            <w:tcBorders>
              <w:top w:val="single" w:sz="4" w:space="0" w:color="auto"/>
              <w:left w:val="single" w:sz="4" w:space="0" w:color="auto"/>
              <w:bottom w:val="single" w:sz="4" w:space="0" w:color="auto"/>
              <w:right w:val="single" w:sz="4" w:space="0" w:color="auto"/>
            </w:tcBorders>
          </w:tcPr>
          <w:p w14:paraId="358CCEAE" w14:textId="48344B3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setPublishTime()</w:t>
            </w:r>
          </w:p>
        </w:tc>
        <w:tc>
          <w:tcPr>
            <w:tcW w:w="2172" w:type="dxa"/>
            <w:tcBorders>
              <w:top w:val="single" w:sz="4" w:space="0" w:color="auto"/>
              <w:left w:val="single" w:sz="4" w:space="0" w:color="auto"/>
              <w:bottom w:val="single" w:sz="4" w:space="0" w:color="auto"/>
              <w:right w:val="single" w:sz="4" w:space="0" w:color="auto"/>
            </w:tcBorders>
          </w:tcPr>
          <w:p w14:paraId="75E1B376" w14:textId="19368BCC"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633374DE"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C39C1CC" w14:textId="5C9DCC87"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返回用户ID</w:t>
            </w:r>
          </w:p>
        </w:tc>
        <w:tc>
          <w:tcPr>
            <w:tcW w:w="2440" w:type="dxa"/>
            <w:tcBorders>
              <w:top w:val="single" w:sz="4" w:space="0" w:color="auto"/>
              <w:left w:val="single" w:sz="4" w:space="0" w:color="auto"/>
              <w:bottom w:val="single" w:sz="4" w:space="0" w:color="auto"/>
              <w:right w:val="single" w:sz="4" w:space="0" w:color="auto"/>
            </w:tcBorders>
          </w:tcPr>
          <w:p w14:paraId="5ECC8354" w14:textId="2CBC327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getAuthorID()</w:t>
            </w:r>
          </w:p>
        </w:tc>
        <w:tc>
          <w:tcPr>
            <w:tcW w:w="2172" w:type="dxa"/>
            <w:tcBorders>
              <w:top w:val="single" w:sz="4" w:space="0" w:color="auto"/>
              <w:left w:val="single" w:sz="4" w:space="0" w:color="auto"/>
              <w:bottom w:val="single" w:sz="4" w:space="0" w:color="auto"/>
              <w:right w:val="single" w:sz="4" w:space="0" w:color="auto"/>
            </w:tcBorders>
          </w:tcPr>
          <w:p w14:paraId="66D70DA6" w14:textId="4AE87D0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1B9993AD"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583C8C64" w14:textId="54127806"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设置用户ID</w:t>
            </w:r>
          </w:p>
        </w:tc>
        <w:tc>
          <w:tcPr>
            <w:tcW w:w="2440" w:type="dxa"/>
            <w:tcBorders>
              <w:top w:val="single" w:sz="4" w:space="0" w:color="auto"/>
              <w:left w:val="single" w:sz="4" w:space="0" w:color="auto"/>
              <w:bottom w:val="single" w:sz="4" w:space="0" w:color="auto"/>
              <w:right w:val="single" w:sz="4" w:space="0" w:color="auto"/>
            </w:tcBorders>
          </w:tcPr>
          <w:p w14:paraId="25E2BD1C" w14:textId="6393544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setAuthorID()</w:t>
            </w:r>
          </w:p>
        </w:tc>
        <w:tc>
          <w:tcPr>
            <w:tcW w:w="2172" w:type="dxa"/>
            <w:tcBorders>
              <w:top w:val="single" w:sz="4" w:space="0" w:color="auto"/>
              <w:left w:val="single" w:sz="4" w:space="0" w:color="auto"/>
              <w:bottom w:val="single" w:sz="4" w:space="0" w:color="auto"/>
              <w:right w:val="single" w:sz="4" w:space="0" w:color="auto"/>
            </w:tcBorders>
          </w:tcPr>
          <w:p w14:paraId="067D9A6A" w14:textId="2614CFF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1FF9A0A8"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5E8D4F2" w14:textId="077AAB4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搜寻主题帖</w:t>
            </w:r>
          </w:p>
        </w:tc>
        <w:tc>
          <w:tcPr>
            <w:tcW w:w="2440" w:type="dxa"/>
            <w:tcBorders>
              <w:top w:val="single" w:sz="4" w:space="0" w:color="auto"/>
              <w:left w:val="single" w:sz="4" w:space="0" w:color="auto"/>
              <w:bottom w:val="single" w:sz="4" w:space="0" w:color="auto"/>
              <w:right w:val="single" w:sz="4" w:space="0" w:color="auto"/>
            </w:tcBorders>
          </w:tcPr>
          <w:p w14:paraId="203DF878" w14:textId="08093190"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SearchThemePost()</w:t>
            </w:r>
          </w:p>
        </w:tc>
        <w:tc>
          <w:tcPr>
            <w:tcW w:w="2172" w:type="dxa"/>
            <w:tcBorders>
              <w:top w:val="single" w:sz="4" w:space="0" w:color="auto"/>
              <w:left w:val="single" w:sz="4" w:space="0" w:color="auto"/>
              <w:bottom w:val="single" w:sz="4" w:space="0" w:color="auto"/>
              <w:right w:val="single" w:sz="4" w:space="0" w:color="auto"/>
            </w:tcBorders>
          </w:tcPr>
          <w:p w14:paraId="0471E20C" w14:textId="63BF1D54"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bl>
    <w:p w14:paraId="2CFC5DA0" w14:textId="77777777" w:rsidR="00C27F6C" w:rsidRDefault="00C27F6C">
      <w:pPr>
        <w:rPr>
          <w:rFonts w:hint="eastAsia"/>
        </w:rPr>
      </w:pPr>
    </w:p>
    <w:p w14:paraId="0DF839AF" w14:textId="46B55EF4" w:rsidR="00027963" w:rsidRDefault="00027963" w:rsidP="00027963">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cs="宋体" w:hint="eastAsia"/>
          <w:b/>
          <w:bCs/>
          <w:szCs w:val="21"/>
          <w:lang w:bidi="ar"/>
        </w:rPr>
        <w:t>Comment(评论类)</w:t>
      </w:r>
    </w:p>
    <w:p w14:paraId="06C99BAF" w14:textId="31421EC9" w:rsidR="00027963" w:rsidRDefault="00027963" w:rsidP="00027963">
      <w:pPr>
        <w:spacing w:line="360" w:lineRule="auto"/>
        <w:jc w:val="left"/>
        <w:rPr>
          <w:rFonts w:ascii="宋体" w:eastAsia="宋体" w:hAnsi="宋体" w:hint="eastAsia"/>
          <w:b/>
          <w:bCs/>
          <w:szCs w:val="21"/>
        </w:rPr>
      </w:pPr>
      <w:r>
        <w:rPr>
          <w:rFonts w:ascii="宋体" w:eastAsia="宋体" w:hAnsi="宋体" w:hint="eastAsia"/>
          <w:b/>
          <w:bCs/>
          <w:szCs w:val="21"/>
        </w:rPr>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w:t>
      </w:r>
      <w:r w:rsidR="00227A5A">
        <w:rPr>
          <w:rFonts w:ascii="宋体" w:eastAsia="宋体" w:hAnsi="宋体" w:hint="eastAsia"/>
          <w:b/>
          <w:bCs/>
          <w:szCs w:val="21"/>
        </w:rPr>
        <w:t>9</w:t>
      </w:r>
      <w:r>
        <w:rPr>
          <w:rFonts w:ascii="宋体" w:eastAsia="宋体" w:hAnsi="宋体" w:hint="eastAsia"/>
          <w:b/>
          <w:bCs/>
          <w:szCs w:val="21"/>
        </w:rPr>
        <w:t>所示：</w:t>
      </w:r>
    </w:p>
    <w:p w14:paraId="7F664962" w14:textId="378FE7C7" w:rsidR="00027963" w:rsidRDefault="00027963" w:rsidP="00027963">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sidR="00227A5A">
        <w:rPr>
          <w:rFonts w:ascii="宋体" w:eastAsia="宋体" w:hAnsi="宋体" w:hint="eastAsia"/>
          <w:szCs w:val="21"/>
        </w:rPr>
        <w:t>9</w:t>
      </w:r>
      <w:r>
        <w:rPr>
          <w:rFonts w:ascii="宋体" w:eastAsia="宋体" w:hAnsi="宋体"/>
          <w:szCs w:val="21"/>
        </w:rPr>
        <w:t xml:space="preserve"> </w:t>
      </w:r>
      <w:r>
        <w:rPr>
          <w:rFonts w:ascii="宋体" w:eastAsia="宋体" w:hAnsi="宋体" w:cs="宋体" w:hint="eastAsia"/>
          <w:szCs w:val="21"/>
          <w:lang w:bidi="ar"/>
        </w:rPr>
        <w:t>Comment类操作表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440"/>
        <w:gridCol w:w="2172"/>
      </w:tblGrid>
      <w:tr w:rsidR="00027963" w14:paraId="20EA4FFF"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121A3961" w14:textId="25EA572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操作名称</w:t>
            </w:r>
          </w:p>
        </w:tc>
        <w:tc>
          <w:tcPr>
            <w:tcW w:w="2440" w:type="dxa"/>
            <w:tcBorders>
              <w:top w:val="single" w:sz="4" w:space="0" w:color="auto"/>
              <w:left w:val="single" w:sz="4" w:space="0" w:color="auto"/>
              <w:bottom w:val="single" w:sz="4" w:space="0" w:color="auto"/>
              <w:right w:val="single" w:sz="4" w:space="0" w:color="auto"/>
            </w:tcBorders>
          </w:tcPr>
          <w:p w14:paraId="1317EC9F" w14:textId="061BD6B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函数名</w:t>
            </w:r>
          </w:p>
        </w:tc>
        <w:tc>
          <w:tcPr>
            <w:tcW w:w="2172" w:type="dxa"/>
            <w:tcBorders>
              <w:top w:val="single" w:sz="4" w:space="0" w:color="auto"/>
              <w:left w:val="single" w:sz="4" w:space="0" w:color="auto"/>
              <w:bottom w:val="single" w:sz="4" w:space="0" w:color="auto"/>
              <w:right w:val="single" w:sz="4" w:space="0" w:color="auto"/>
            </w:tcBorders>
          </w:tcPr>
          <w:p w14:paraId="17DD53F3" w14:textId="077EA596"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返回值类型</w:t>
            </w:r>
          </w:p>
        </w:tc>
      </w:tr>
      <w:tr w:rsidR="00027963" w14:paraId="341E489D"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580B9E63" w14:textId="2EA84D9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发表评论</w:t>
            </w:r>
          </w:p>
        </w:tc>
        <w:tc>
          <w:tcPr>
            <w:tcW w:w="2440" w:type="dxa"/>
            <w:tcBorders>
              <w:top w:val="single" w:sz="4" w:space="0" w:color="auto"/>
              <w:left w:val="single" w:sz="4" w:space="0" w:color="auto"/>
              <w:bottom w:val="single" w:sz="4" w:space="0" w:color="auto"/>
              <w:right w:val="single" w:sz="4" w:space="0" w:color="auto"/>
            </w:tcBorders>
          </w:tcPr>
          <w:p w14:paraId="50C81102" w14:textId="12777614"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publishComment()</w:t>
            </w:r>
          </w:p>
        </w:tc>
        <w:tc>
          <w:tcPr>
            <w:tcW w:w="2172" w:type="dxa"/>
            <w:tcBorders>
              <w:top w:val="single" w:sz="4" w:space="0" w:color="auto"/>
              <w:left w:val="single" w:sz="4" w:space="0" w:color="auto"/>
              <w:bottom w:val="single" w:sz="4" w:space="0" w:color="auto"/>
              <w:right w:val="single" w:sz="4" w:space="0" w:color="auto"/>
            </w:tcBorders>
          </w:tcPr>
          <w:p w14:paraId="264159C9" w14:textId="01FE8602"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57EA7F7A"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08D48BA6" w14:textId="4F6D9FC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删除评论</w:t>
            </w:r>
          </w:p>
        </w:tc>
        <w:tc>
          <w:tcPr>
            <w:tcW w:w="2440" w:type="dxa"/>
            <w:tcBorders>
              <w:top w:val="single" w:sz="4" w:space="0" w:color="auto"/>
              <w:left w:val="single" w:sz="4" w:space="0" w:color="auto"/>
              <w:bottom w:val="single" w:sz="4" w:space="0" w:color="auto"/>
              <w:right w:val="single" w:sz="4" w:space="0" w:color="auto"/>
            </w:tcBorders>
          </w:tcPr>
          <w:p w14:paraId="5CFE2643" w14:textId="1C32C63C"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deleteComment()</w:t>
            </w:r>
          </w:p>
        </w:tc>
        <w:tc>
          <w:tcPr>
            <w:tcW w:w="2172" w:type="dxa"/>
            <w:tcBorders>
              <w:top w:val="single" w:sz="4" w:space="0" w:color="auto"/>
              <w:left w:val="single" w:sz="4" w:space="0" w:color="auto"/>
              <w:bottom w:val="single" w:sz="4" w:space="0" w:color="auto"/>
              <w:right w:val="single" w:sz="4" w:space="0" w:color="auto"/>
            </w:tcBorders>
          </w:tcPr>
          <w:p w14:paraId="1D0EB2B5" w14:textId="0463F0F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52E08616"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5A294E39" w14:textId="0596D9CC"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lastRenderedPageBreak/>
              <w:t>设置评论ID</w:t>
            </w:r>
          </w:p>
        </w:tc>
        <w:tc>
          <w:tcPr>
            <w:tcW w:w="2440" w:type="dxa"/>
            <w:tcBorders>
              <w:top w:val="single" w:sz="4" w:space="0" w:color="auto"/>
              <w:left w:val="single" w:sz="4" w:space="0" w:color="auto"/>
              <w:bottom w:val="single" w:sz="4" w:space="0" w:color="auto"/>
              <w:right w:val="single" w:sz="4" w:space="0" w:color="auto"/>
            </w:tcBorders>
          </w:tcPr>
          <w:p w14:paraId="7DAAD7EA" w14:textId="0DA22AF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setCommentID()</w:t>
            </w:r>
          </w:p>
        </w:tc>
        <w:tc>
          <w:tcPr>
            <w:tcW w:w="2172" w:type="dxa"/>
            <w:tcBorders>
              <w:top w:val="single" w:sz="4" w:space="0" w:color="auto"/>
              <w:left w:val="single" w:sz="4" w:space="0" w:color="auto"/>
              <w:bottom w:val="single" w:sz="4" w:space="0" w:color="auto"/>
              <w:right w:val="single" w:sz="4" w:space="0" w:color="auto"/>
            </w:tcBorders>
          </w:tcPr>
          <w:p w14:paraId="1E2A2BD6" w14:textId="29F7EC7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28D4EB34"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0A84CF90" w14:textId="06F8DA2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返回评论ID</w:t>
            </w:r>
          </w:p>
        </w:tc>
        <w:tc>
          <w:tcPr>
            <w:tcW w:w="2440" w:type="dxa"/>
            <w:tcBorders>
              <w:top w:val="single" w:sz="4" w:space="0" w:color="auto"/>
              <w:left w:val="single" w:sz="4" w:space="0" w:color="auto"/>
              <w:bottom w:val="single" w:sz="4" w:space="0" w:color="auto"/>
              <w:right w:val="single" w:sz="4" w:space="0" w:color="auto"/>
            </w:tcBorders>
          </w:tcPr>
          <w:p w14:paraId="241B8B6D" w14:textId="74DCC652"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getCommentID()</w:t>
            </w:r>
          </w:p>
        </w:tc>
        <w:tc>
          <w:tcPr>
            <w:tcW w:w="2172" w:type="dxa"/>
            <w:tcBorders>
              <w:top w:val="single" w:sz="4" w:space="0" w:color="auto"/>
              <w:left w:val="single" w:sz="4" w:space="0" w:color="auto"/>
              <w:bottom w:val="single" w:sz="4" w:space="0" w:color="auto"/>
              <w:right w:val="single" w:sz="4" w:space="0" w:color="auto"/>
            </w:tcBorders>
          </w:tcPr>
          <w:p w14:paraId="4FC08C58" w14:textId="2C5C4CD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0536C844"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0B4FFE90" w14:textId="6A113A9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设置作者ID</w:t>
            </w:r>
          </w:p>
        </w:tc>
        <w:tc>
          <w:tcPr>
            <w:tcW w:w="2440" w:type="dxa"/>
            <w:tcBorders>
              <w:top w:val="single" w:sz="4" w:space="0" w:color="auto"/>
              <w:left w:val="single" w:sz="4" w:space="0" w:color="auto"/>
              <w:bottom w:val="single" w:sz="4" w:space="0" w:color="auto"/>
              <w:right w:val="single" w:sz="4" w:space="0" w:color="auto"/>
            </w:tcBorders>
          </w:tcPr>
          <w:p w14:paraId="16E59788" w14:textId="2E100D8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setAuthorID()</w:t>
            </w:r>
          </w:p>
        </w:tc>
        <w:tc>
          <w:tcPr>
            <w:tcW w:w="2172" w:type="dxa"/>
            <w:tcBorders>
              <w:top w:val="single" w:sz="4" w:space="0" w:color="auto"/>
              <w:left w:val="single" w:sz="4" w:space="0" w:color="auto"/>
              <w:bottom w:val="single" w:sz="4" w:space="0" w:color="auto"/>
              <w:right w:val="single" w:sz="4" w:space="0" w:color="auto"/>
            </w:tcBorders>
          </w:tcPr>
          <w:p w14:paraId="00F2FF3F" w14:textId="1C8561E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264122AD"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21AD8AE9" w14:textId="441A802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返回作者ID</w:t>
            </w:r>
          </w:p>
        </w:tc>
        <w:tc>
          <w:tcPr>
            <w:tcW w:w="2440" w:type="dxa"/>
            <w:tcBorders>
              <w:top w:val="single" w:sz="4" w:space="0" w:color="auto"/>
              <w:left w:val="single" w:sz="4" w:space="0" w:color="auto"/>
              <w:bottom w:val="single" w:sz="4" w:space="0" w:color="auto"/>
              <w:right w:val="single" w:sz="4" w:space="0" w:color="auto"/>
            </w:tcBorders>
          </w:tcPr>
          <w:p w14:paraId="19B6C015" w14:textId="1FF6BFF7"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getAuthorID()</w:t>
            </w:r>
          </w:p>
        </w:tc>
        <w:tc>
          <w:tcPr>
            <w:tcW w:w="2172" w:type="dxa"/>
            <w:tcBorders>
              <w:top w:val="single" w:sz="4" w:space="0" w:color="auto"/>
              <w:left w:val="single" w:sz="4" w:space="0" w:color="auto"/>
              <w:bottom w:val="single" w:sz="4" w:space="0" w:color="auto"/>
              <w:right w:val="single" w:sz="4" w:space="0" w:color="auto"/>
            </w:tcBorders>
          </w:tcPr>
          <w:p w14:paraId="12F398FF" w14:textId="21B6F8C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4C1122A4"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2BDC133D" w14:textId="0E4FC08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设置主题帖ID</w:t>
            </w:r>
          </w:p>
        </w:tc>
        <w:tc>
          <w:tcPr>
            <w:tcW w:w="2440" w:type="dxa"/>
            <w:tcBorders>
              <w:top w:val="single" w:sz="4" w:space="0" w:color="auto"/>
              <w:left w:val="single" w:sz="4" w:space="0" w:color="auto"/>
              <w:bottom w:val="single" w:sz="4" w:space="0" w:color="auto"/>
              <w:right w:val="single" w:sz="4" w:space="0" w:color="auto"/>
            </w:tcBorders>
          </w:tcPr>
          <w:p w14:paraId="34DAD8D3" w14:textId="61404CE0"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setThemePostID()</w:t>
            </w:r>
          </w:p>
        </w:tc>
        <w:tc>
          <w:tcPr>
            <w:tcW w:w="2172" w:type="dxa"/>
            <w:tcBorders>
              <w:top w:val="single" w:sz="4" w:space="0" w:color="auto"/>
              <w:left w:val="single" w:sz="4" w:space="0" w:color="auto"/>
              <w:bottom w:val="single" w:sz="4" w:space="0" w:color="auto"/>
              <w:right w:val="single" w:sz="4" w:space="0" w:color="auto"/>
            </w:tcBorders>
          </w:tcPr>
          <w:p w14:paraId="4ABCE7B0" w14:textId="6A8D6B0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493D943F"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486ACBB0" w14:textId="15F86209"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返回主题帖ID</w:t>
            </w:r>
          </w:p>
        </w:tc>
        <w:tc>
          <w:tcPr>
            <w:tcW w:w="2440" w:type="dxa"/>
            <w:tcBorders>
              <w:top w:val="single" w:sz="4" w:space="0" w:color="auto"/>
              <w:left w:val="single" w:sz="4" w:space="0" w:color="auto"/>
              <w:bottom w:val="single" w:sz="4" w:space="0" w:color="auto"/>
              <w:right w:val="single" w:sz="4" w:space="0" w:color="auto"/>
            </w:tcBorders>
          </w:tcPr>
          <w:p w14:paraId="4414FE2C" w14:textId="4713D4E6"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getThemePostID()</w:t>
            </w:r>
          </w:p>
        </w:tc>
        <w:tc>
          <w:tcPr>
            <w:tcW w:w="2172" w:type="dxa"/>
            <w:tcBorders>
              <w:top w:val="single" w:sz="4" w:space="0" w:color="auto"/>
              <w:left w:val="single" w:sz="4" w:space="0" w:color="auto"/>
              <w:bottom w:val="single" w:sz="4" w:space="0" w:color="auto"/>
              <w:right w:val="single" w:sz="4" w:space="0" w:color="auto"/>
            </w:tcBorders>
          </w:tcPr>
          <w:p w14:paraId="7467B2A7" w14:textId="1F39D76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string</w:t>
            </w:r>
          </w:p>
        </w:tc>
      </w:tr>
      <w:tr w:rsidR="00027963" w14:paraId="50865F01"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5A6D1E29" w14:textId="74A6CB5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设置发布时间</w:t>
            </w:r>
          </w:p>
        </w:tc>
        <w:tc>
          <w:tcPr>
            <w:tcW w:w="2440" w:type="dxa"/>
            <w:tcBorders>
              <w:top w:val="single" w:sz="4" w:space="0" w:color="auto"/>
              <w:left w:val="single" w:sz="4" w:space="0" w:color="auto"/>
              <w:bottom w:val="single" w:sz="4" w:space="0" w:color="auto"/>
              <w:right w:val="single" w:sz="4" w:space="0" w:color="auto"/>
            </w:tcBorders>
          </w:tcPr>
          <w:p w14:paraId="272AEC9A" w14:textId="6A620114"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setPublishTime()</w:t>
            </w:r>
          </w:p>
        </w:tc>
        <w:tc>
          <w:tcPr>
            <w:tcW w:w="2172" w:type="dxa"/>
            <w:tcBorders>
              <w:top w:val="single" w:sz="4" w:space="0" w:color="auto"/>
              <w:left w:val="single" w:sz="4" w:space="0" w:color="auto"/>
              <w:bottom w:val="single" w:sz="4" w:space="0" w:color="auto"/>
              <w:right w:val="single" w:sz="4" w:space="0" w:color="auto"/>
            </w:tcBorders>
          </w:tcPr>
          <w:p w14:paraId="34C3A464" w14:textId="6E13F4C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7A0AEED2"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4DF77890" w14:textId="36E60EC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返回发布时间</w:t>
            </w:r>
          </w:p>
        </w:tc>
        <w:tc>
          <w:tcPr>
            <w:tcW w:w="2440" w:type="dxa"/>
            <w:tcBorders>
              <w:top w:val="single" w:sz="4" w:space="0" w:color="auto"/>
              <w:left w:val="single" w:sz="4" w:space="0" w:color="auto"/>
              <w:bottom w:val="single" w:sz="4" w:space="0" w:color="auto"/>
              <w:right w:val="single" w:sz="4" w:space="0" w:color="auto"/>
            </w:tcBorders>
          </w:tcPr>
          <w:p w14:paraId="29D905EE" w14:textId="12A4050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getPublishTime()</w:t>
            </w:r>
          </w:p>
        </w:tc>
        <w:tc>
          <w:tcPr>
            <w:tcW w:w="2172" w:type="dxa"/>
            <w:tcBorders>
              <w:top w:val="single" w:sz="4" w:space="0" w:color="auto"/>
              <w:left w:val="single" w:sz="4" w:space="0" w:color="auto"/>
              <w:bottom w:val="single" w:sz="4" w:space="0" w:color="auto"/>
              <w:right w:val="single" w:sz="4" w:space="0" w:color="auto"/>
            </w:tcBorders>
          </w:tcPr>
          <w:p w14:paraId="05C5383B" w14:textId="7385EAA0"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bl>
    <w:p w14:paraId="69E4EA2A" w14:textId="77777777" w:rsidR="00027963" w:rsidRDefault="00027963">
      <w:pPr>
        <w:rPr>
          <w:rFonts w:hint="eastAsia"/>
        </w:rPr>
      </w:pPr>
    </w:p>
    <w:p w14:paraId="4B3320C1" w14:textId="5852C01A" w:rsidR="00027963" w:rsidRDefault="00027963" w:rsidP="00027963">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cs="宋体" w:hint="eastAsia"/>
          <w:b/>
          <w:bCs/>
          <w:szCs w:val="21"/>
          <w:lang w:bidi="ar"/>
        </w:rPr>
        <w:t>FavoritePost(收藏类)</w:t>
      </w:r>
    </w:p>
    <w:p w14:paraId="037C57F2" w14:textId="76CA724D" w:rsidR="00027963" w:rsidRDefault="00027963" w:rsidP="00027963">
      <w:pPr>
        <w:spacing w:line="360" w:lineRule="auto"/>
        <w:jc w:val="left"/>
        <w:rPr>
          <w:rFonts w:ascii="宋体" w:eastAsia="宋体" w:hAnsi="宋体" w:hint="eastAsia"/>
          <w:b/>
          <w:bCs/>
          <w:szCs w:val="21"/>
        </w:rPr>
      </w:pPr>
      <w:r>
        <w:rPr>
          <w:rFonts w:ascii="宋体" w:eastAsia="宋体" w:hAnsi="宋体" w:hint="eastAsia"/>
          <w:b/>
          <w:bCs/>
          <w:szCs w:val="21"/>
        </w:rPr>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w:t>
      </w:r>
      <w:r w:rsidR="00227A5A">
        <w:rPr>
          <w:rFonts w:ascii="宋体" w:eastAsia="宋体" w:hAnsi="宋体" w:hint="eastAsia"/>
          <w:b/>
          <w:bCs/>
          <w:szCs w:val="21"/>
        </w:rPr>
        <w:t>10</w:t>
      </w:r>
      <w:r>
        <w:rPr>
          <w:rFonts w:ascii="宋体" w:eastAsia="宋体" w:hAnsi="宋体" w:hint="eastAsia"/>
          <w:b/>
          <w:bCs/>
          <w:szCs w:val="21"/>
        </w:rPr>
        <w:t>所示：</w:t>
      </w:r>
    </w:p>
    <w:p w14:paraId="54468B7F" w14:textId="5EB6E8B4" w:rsidR="00027963" w:rsidRDefault="00027963" w:rsidP="00027963">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sidR="00227A5A">
        <w:rPr>
          <w:rFonts w:ascii="宋体" w:eastAsia="宋体" w:hAnsi="宋体" w:hint="eastAsia"/>
          <w:szCs w:val="21"/>
        </w:rPr>
        <w:t>10</w:t>
      </w:r>
      <w:r>
        <w:rPr>
          <w:rFonts w:ascii="宋体" w:eastAsia="宋体" w:hAnsi="宋体"/>
          <w:szCs w:val="21"/>
        </w:rPr>
        <w:t xml:space="preserve"> </w:t>
      </w:r>
      <w:r w:rsidRPr="00027963">
        <w:rPr>
          <w:rFonts w:ascii="宋体" w:eastAsia="宋体" w:hAnsi="宋体" w:hint="eastAsia"/>
          <w:szCs w:val="21"/>
        </w:rPr>
        <w:t>FavoritePost类操作表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440"/>
        <w:gridCol w:w="2172"/>
      </w:tblGrid>
      <w:tr w:rsidR="00027963" w14:paraId="4F8AA864"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316263E6" w14:textId="2281E8F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操作名称</w:t>
            </w:r>
          </w:p>
        </w:tc>
        <w:tc>
          <w:tcPr>
            <w:tcW w:w="2440" w:type="dxa"/>
            <w:tcBorders>
              <w:top w:val="single" w:sz="4" w:space="0" w:color="auto"/>
              <w:left w:val="single" w:sz="4" w:space="0" w:color="auto"/>
              <w:bottom w:val="single" w:sz="4" w:space="0" w:color="auto"/>
              <w:right w:val="single" w:sz="4" w:space="0" w:color="auto"/>
            </w:tcBorders>
          </w:tcPr>
          <w:p w14:paraId="269F4373" w14:textId="1EB6AC3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函数名</w:t>
            </w:r>
          </w:p>
        </w:tc>
        <w:tc>
          <w:tcPr>
            <w:tcW w:w="2172" w:type="dxa"/>
            <w:tcBorders>
              <w:top w:val="single" w:sz="4" w:space="0" w:color="auto"/>
              <w:left w:val="single" w:sz="4" w:space="0" w:color="auto"/>
              <w:bottom w:val="single" w:sz="4" w:space="0" w:color="auto"/>
              <w:right w:val="single" w:sz="4" w:space="0" w:color="auto"/>
            </w:tcBorders>
          </w:tcPr>
          <w:p w14:paraId="46EB64E6" w14:textId="534F163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返回值类型</w:t>
            </w:r>
          </w:p>
        </w:tc>
      </w:tr>
      <w:tr w:rsidR="00027963" w14:paraId="39529FEA"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156AE031" w14:textId="6DA6CB90"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收藏</w:t>
            </w:r>
          </w:p>
        </w:tc>
        <w:tc>
          <w:tcPr>
            <w:tcW w:w="2440" w:type="dxa"/>
            <w:tcBorders>
              <w:top w:val="single" w:sz="4" w:space="0" w:color="auto"/>
              <w:left w:val="single" w:sz="4" w:space="0" w:color="auto"/>
              <w:bottom w:val="single" w:sz="4" w:space="0" w:color="auto"/>
              <w:right w:val="single" w:sz="4" w:space="0" w:color="auto"/>
            </w:tcBorders>
          </w:tcPr>
          <w:p w14:paraId="402785CD" w14:textId="49320410"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FavoritePost()</w:t>
            </w:r>
          </w:p>
        </w:tc>
        <w:tc>
          <w:tcPr>
            <w:tcW w:w="2172" w:type="dxa"/>
            <w:tcBorders>
              <w:top w:val="single" w:sz="4" w:space="0" w:color="auto"/>
              <w:left w:val="single" w:sz="4" w:space="0" w:color="auto"/>
              <w:bottom w:val="single" w:sz="4" w:space="0" w:color="auto"/>
              <w:right w:val="single" w:sz="4" w:space="0" w:color="auto"/>
            </w:tcBorders>
          </w:tcPr>
          <w:p w14:paraId="4744E6AF" w14:textId="140C41C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796AE8DB"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31CDB3C4" w14:textId="34A0420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取消收藏</w:t>
            </w:r>
          </w:p>
        </w:tc>
        <w:tc>
          <w:tcPr>
            <w:tcW w:w="2440" w:type="dxa"/>
            <w:tcBorders>
              <w:top w:val="single" w:sz="4" w:space="0" w:color="auto"/>
              <w:left w:val="single" w:sz="4" w:space="0" w:color="auto"/>
              <w:bottom w:val="single" w:sz="4" w:space="0" w:color="auto"/>
              <w:right w:val="single" w:sz="4" w:space="0" w:color="auto"/>
            </w:tcBorders>
          </w:tcPr>
          <w:p w14:paraId="3B76454A" w14:textId="4545F36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CancelFavoritePost()</w:t>
            </w:r>
          </w:p>
        </w:tc>
        <w:tc>
          <w:tcPr>
            <w:tcW w:w="2172" w:type="dxa"/>
            <w:tcBorders>
              <w:top w:val="single" w:sz="4" w:space="0" w:color="auto"/>
              <w:left w:val="single" w:sz="4" w:space="0" w:color="auto"/>
              <w:bottom w:val="single" w:sz="4" w:space="0" w:color="auto"/>
              <w:right w:val="single" w:sz="4" w:space="0" w:color="auto"/>
            </w:tcBorders>
          </w:tcPr>
          <w:p w14:paraId="434CEE9E" w14:textId="66FFB491"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1C5897EA"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15740203" w14:textId="0F39049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设置用户ID</w:t>
            </w:r>
          </w:p>
        </w:tc>
        <w:tc>
          <w:tcPr>
            <w:tcW w:w="2440" w:type="dxa"/>
            <w:tcBorders>
              <w:top w:val="single" w:sz="4" w:space="0" w:color="auto"/>
              <w:left w:val="single" w:sz="4" w:space="0" w:color="auto"/>
              <w:bottom w:val="single" w:sz="4" w:space="0" w:color="auto"/>
              <w:right w:val="single" w:sz="4" w:space="0" w:color="auto"/>
            </w:tcBorders>
          </w:tcPr>
          <w:p w14:paraId="1E7DE8A9" w14:textId="6E9DFC7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setUserID()</w:t>
            </w:r>
          </w:p>
        </w:tc>
        <w:tc>
          <w:tcPr>
            <w:tcW w:w="2172" w:type="dxa"/>
            <w:tcBorders>
              <w:top w:val="single" w:sz="4" w:space="0" w:color="auto"/>
              <w:left w:val="single" w:sz="4" w:space="0" w:color="auto"/>
              <w:bottom w:val="single" w:sz="4" w:space="0" w:color="auto"/>
              <w:right w:val="single" w:sz="4" w:space="0" w:color="auto"/>
            </w:tcBorders>
          </w:tcPr>
          <w:p w14:paraId="5F535E61" w14:textId="1DFC8B22"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10A9D717"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0DC8BC56" w14:textId="48AD4D2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返回用户ID</w:t>
            </w:r>
          </w:p>
        </w:tc>
        <w:tc>
          <w:tcPr>
            <w:tcW w:w="2440" w:type="dxa"/>
            <w:tcBorders>
              <w:top w:val="single" w:sz="4" w:space="0" w:color="auto"/>
              <w:left w:val="single" w:sz="4" w:space="0" w:color="auto"/>
              <w:bottom w:val="single" w:sz="4" w:space="0" w:color="auto"/>
              <w:right w:val="single" w:sz="4" w:space="0" w:color="auto"/>
            </w:tcBorders>
          </w:tcPr>
          <w:p w14:paraId="68EDD7ED" w14:textId="512513A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getUserID()</w:t>
            </w:r>
          </w:p>
        </w:tc>
        <w:tc>
          <w:tcPr>
            <w:tcW w:w="2172" w:type="dxa"/>
            <w:tcBorders>
              <w:top w:val="single" w:sz="4" w:space="0" w:color="auto"/>
              <w:left w:val="single" w:sz="4" w:space="0" w:color="auto"/>
              <w:bottom w:val="single" w:sz="4" w:space="0" w:color="auto"/>
              <w:right w:val="single" w:sz="4" w:space="0" w:color="auto"/>
            </w:tcBorders>
          </w:tcPr>
          <w:p w14:paraId="07819124" w14:textId="61107E25"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612F95F9"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5EAD4BFE" w14:textId="59C06A55" w:rsidR="00027963" w:rsidRDefault="00692F37" w:rsidP="00027963">
            <w:pPr>
              <w:spacing w:line="360" w:lineRule="auto"/>
              <w:jc w:val="center"/>
              <w:rPr>
                <w:rFonts w:ascii="宋体" w:eastAsia="宋体" w:hAnsi="宋体" w:hint="eastAsia"/>
                <w:szCs w:val="21"/>
              </w:rPr>
            </w:pPr>
            <w:ins w:id="280" w:author="xf s" w:date="2025-11-13T19:05:00Z" w16du:dateUtc="2025-11-13T11:05:00Z">
              <w:r>
                <w:rPr>
                  <w:rFonts w:ascii="宋体" w:eastAsia="宋体" w:hAnsi="宋体" w:cs="宋体" w:hint="eastAsia"/>
                  <w:szCs w:val="21"/>
                  <w:lang w:bidi="ar"/>
                </w:rPr>
                <w:t>设置收藏对象</w:t>
              </w:r>
            </w:ins>
            <w:del w:id="281" w:author="xf s" w:date="2025-11-13T19:05:00Z" w16du:dateUtc="2025-11-13T11:05:00Z">
              <w:r w:rsidR="00027963" w:rsidDel="00692F37">
                <w:rPr>
                  <w:rFonts w:ascii="宋体" w:eastAsia="宋体" w:hAnsi="宋体" w:cs="宋体" w:hint="eastAsia"/>
                  <w:szCs w:val="21"/>
                  <w:lang w:bidi="ar"/>
                </w:rPr>
                <w:delText>设置帖子</w:delText>
              </w:r>
            </w:del>
            <w:r w:rsidR="00027963">
              <w:rPr>
                <w:rFonts w:ascii="宋体" w:eastAsia="宋体" w:hAnsi="宋体" w:cs="宋体" w:hint="eastAsia"/>
                <w:szCs w:val="21"/>
                <w:lang w:bidi="ar"/>
              </w:rPr>
              <w:t>ID</w:t>
            </w:r>
          </w:p>
        </w:tc>
        <w:tc>
          <w:tcPr>
            <w:tcW w:w="2440" w:type="dxa"/>
            <w:tcBorders>
              <w:top w:val="single" w:sz="4" w:space="0" w:color="auto"/>
              <w:left w:val="single" w:sz="4" w:space="0" w:color="auto"/>
              <w:bottom w:val="single" w:sz="4" w:space="0" w:color="auto"/>
              <w:right w:val="single" w:sz="4" w:space="0" w:color="auto"/>
            </w:tcBorders>
          </w:tcPr>
          <w:p w14:paraId="394949C8" w14:textId="1AF0816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setPostID()</w:t>
            </w:r>
          </w:p>
        </w:tc>
        <w:tc>
          <w:tcPr>
            <w:tcW w:w="2172" w:type="dxa"/>
            <w:tcBorders>
              <w:top w:val="single" w:sz="4" w:space="0" w:color="auto"/>
              <w:left w:val="single" w:sz="4" w:space="0" w:color="auto"/>
              <w:bottom w:val="single" w:sz="4" w:space="0" w:color="auto"/>
              <w:right w:val="single" w:sz="4" w:space="0" w:color="auto"/>
            </w:tcBorders>
          </w:tcPr>
          <w:p w14:paraId="4BA056D2" w14:textId="3F2B71B4"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4CCABF4B"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79994992" w14:textId="4174C72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w:t>
            </w:r>
            <w:ins w:id="282" w:author="xf s" w:date="2025-11-13T19:05:00Z" w16du:dateUtc="2025-11-13T11:05:00Z">
              <w:r w:rsidR="00692F37">
                <w:rPr>
                  <w:rFonts w:ascii="宋体" w:eastAsia="宋体" w:hAnsi="宋体" w:cs="宋体" w:hint="eastAsia"/>
                  <w:szCs w:val="21"/>
                  <w:lang w:bidi="ar"/>
                </w:rPr>
                <w:t>收藏对象</w:t>
              </w:r>
            </w:ins>
            <w:del w:id="283" w:author="xf s" w:date="2025-11-13T19:05:00Z" w16du:dateUtc="2025-11-13T11:05:00Z">
              <w:r w:rsidDel="00692F37">
                <w:rPr>
                  <w:rFonts w:ascii="宋体" w:eastAsia="宋体" w:hAnsi="宋体" w:cs="宋体" w:hint="eastAsia"/>
                  <w:szCs w:val="21"/>
                  <w:lang w:bidi="ar"/>
                </w:rPr>
                <w:delText>帖子</w:delText>
              </w:r>
            </w:del>
            <w:r>
              <w:rPr>
                <w:rFonts w:ascii="宋体" w:eastAsia="宋体" w:hAnsi="宋体" w:cs="宋体" w:hint="eastAsia"/>
                <w:szCs w:val="21"/>
                <w:lang w:bidi="ar"/>
              </w:rPr>
              <w:t>ID</w:t>
            </w:r>
          </w:p>
        </w:tc>
        <w:tc>
          <w:tcPr>
            <w:tcW w:w="2440" w:type="dxa"/>
            <w:tcBorders>
              <w:top w:val="single" w:sz="4" w:space="0" w:color="auto"/>
              <w:left w:val="single" w:sz="4" w:space="0" w:color="auto"/>
              <w:bottom w:val="single" w:sz="4" w:space="0" w:color="auto"/>
              <w:right w:val="single" w:sz="4" w:space="0" w:color="auto"/>
            </w:tcBorders>
          </w:tcPr>
          <w:p w14:paraId="08A85742" w14:textId="52052CCA"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getPostID()</w:t>
            </w:r>
          </w:p>
        </w:tc>
        <w:tc>
          <w:tcPr>
            <w:tcW w:w="2172" w:type="dxa"/>
            <w:tcBorders>
              <w:top w:val="single" w:sz="4" w:space="0" w:color="auto"/>
              <w:left w:val="single" w:sz="4" w:space="0" w:color="auto"/>
              <w:bottom w:val="single" w:sz="4" w:space="0" w:color="auto"/>
              <w:right w:val="single" w:sz="4" w:space="0" w:color="auto"/>
            </w:tcBorders>
          </w:tcPr>
          <w:p w14:paraId="3D284423" w14:textId="3BFDB4A3" w:rsidR="00027963" w:rsidRDefault="00027963" w:rsidP="00027963">
            <w:pPr>
              <w:spacing w:line="360" w:lineRule="auto"/>
              <w:jc w:val="center"/>
              <w:rPr>
                <w:rFonts w:ascii="宋体" w:eastAsia="宋体" w:hAnsi="宋体" w:hint="eastAsia"/>
                <w:szCs w:val="21"/>
              </w:rPr>
            </w:pPr>
            <w:del w:id="284" w:author="xf s" w:date="2025-11-13T19:05:00Z" w16du:dateUtc="2025-11-13T11:05:00Z">
              <w:r w:rsidDel="00692F37">
                <w:rPr>
                  <w:rFonts w:ascii="宋体" w:eastAsia="宋体" w:hAnsi="宋体" w:cs="宋体" w:hint="eastAsia"/>
                  <w:szCs w:val="21"/>
                  <w:lang w:bidi="ar"/>
                </w:rPr>
                <w:delText>int</w:delText>
              </w:r>
            </w:del>
            <w:ins w:id="285" w:author="xf s" w:date="2025-11-13T19:05:00Z" w16du:dateUtc="2025-11-13T11:05:00Z">
              <w:r w:rsidR="00692F37">
                <w:rPr>
                  <w:rFonts w:ascii="宋体" w:eastAsia="宋体" w:hAnsi="宋体" w:cs="宋体" w:hint="eastAsia"/>
                  <w:szCs w:val="21"/>
                  <w:lang w:bidi="ar"/>
                </w:rPr>
                <w:t>string</w:t>
              </w:r>
            </w:ins>
          </w:p>
        </w:tc>
      </w:tr>
      <w:tr w:rsidR="00692F37" w14:paraId="406BFEAF" w14:textId="77777777" w:rsidTr="00633AA3">
        <w:trPr>
          <w:jc w:val="center"/>
          <w:ins w:id="286" w:author="xf s" w:date="2025-11-13T19:06:00Z"/>
        </w:trPr>
        <w:tc>
          <w:tcPr>
            <w:tcW w:w="1832" w:type="dxa"/>
            <w:tcBorders>
              <w:top w:val="single" w:sz="4" w:space="0" w:color="auto"/>
              <w:left w:val="single" w:sz="4" w:space="0" w:color="auto"/>
              <w:bottom w:val="single" w:sz="4" w:space="0" w:color="auto"/>
              <w:right w:val="single" w:sz="4" w:space="0" w:color="auto"/>
            </w:tcBorders>
          </w:tcPr>
          <w:p w14:paraId="5D46DB03" w14:textId="17EA6F43" w:rsidR="00692F37" w:rsidRDefault="00692F37" w:rsidP="00027963">
            <w:pPr>
              <w:spacing w:line="360" w:lineRule="auto"/>
              <w:jc w:val="center"/>
              <w:rPr>
                <w:ins w:id="287" w:author="xf s" w:date="2025-11-13T19:06:00Z" w16du:dateUtc="2025-11-13T11:06:00Z"/>
                <w:rFonts w:ascii="宋体" w:eastAsia="宋体" w:hAnsi="宋体" w:cs="宋体" w:hint="eastAsia"/>
                <w:szCs w:val="21"/>
                <w:lang w:bidi="ar"/>
              </w:rPr>
            </w:pPr>
            <w:ins w:id="288" w:author="xf s" w:date="2025-11-13T19:06:00Z" w16du:dateUtc="2025-11-13T11:06:00Z">
              <w:r>
                <w:rPr>
                  <w:rFonts w:ascii="宋体" w:eastAsia="宋体" w:hAnsi="宋体" w:cs="宋体" w:hint="eastAsia"/>
                  <w:szCs w:val="21"/>
                  <w:lang w:bidi="ar"/>
                </w:rPr>
                <w:t>设置收藏对象类型</w:t>
              </w:r>
            </w:ins>
          </w:p>
        </w:tc>
        <w:tc>
          <w:tcPr>
            <w:tcW w:w="2440" w:type="dxa"/>
            <w:tcBorders>
              <w:top w:val="single" w:sz="4" w:space="0" w:color="auto"/>
              <w:left w:val="single" w:sz="4" w:space="0" w:color="auto"/>
              <w:bottom w:val="single" w:sz="4" w:space="0" w:color="auto"/>
              <w:right w:val="single" w:sz="4" w:space="0" w:color="auto"/>
            </w:tcBorders>
          </w:tcPr>
          <w:p w14:paraId="024CE2D4" w14:textId="49E1B1D4" w:rsidR="00692F37" w:rsidRDefault="00692F37" w:rsidP="00027963">
            <w:pPr>
              <w:spacing w:line="360" w:lineRule="auto"/>
              <w:jc w:val="center"/>
              <w:rPr>
                <w:ins w:id="289" w:author="xf s" w:date="2025-11-13T19:06:00Z" w16du:dateUtc="2025-11-13T11:06:00Z"/>
                <w:rFonts w:ascii="宋体" w:eastAsia="宋体" w:hAnsi="宋体" w:cs="宋体" w:hint="eastAsia"/>
                <w:szCs w:val="21"/>
                <w:lang w:bidi="ar"/>
              </w:rPr>
            </w:pPr>
            <w:ins w:id="290" w:author="xf s" w:date="2025-11-13T19:07:00Z" w16du:dateUtc="2025-11-13T11:07:00Z">
              <w:r>
                <w:rPr>
                  <w:rFonts w:ascii="宋体" w:eastAsia="宋体" w:hAnsi="宋体" w:cs="宋体" w:hint="eastAsia"/>
                  <w:szCs w:val="21"/>
                  <w:lang w:bidi="ar"/>
                </w:rPr>
                <w:t>s</w:t>
              </w:r>
            </w:ins>
            <w:ins w:id="291" w:author="xf s" w:date="2025-11-13T19:06:00Z" w16du:dateUtc="2025-11-13T11:06:00Z">
              <w:r>
                <w:rPr>
                  <w:rFonts w:ascii="宋体" w:eastAsia="宋体" w:hAnsi="宋体" w:cs="宋体" w:hint="eastAsia"/>
                  <w:szCs w:val="21"/>
                  <w:lang w:bidi="ar"/>
                </w:rPr>
                <w:t>etTargetType</w:t>
              </w:r>
            </w:ins>
            <w:ins w:id="292" w:author="xf s" w:date="2025-11-13T19:07:00Z" w16du:dateUtc="2025-11-13T11:07:00Z">
              <w:r>
                <w:rPr>
                  <w:rFonts w:ascii="宋体" w:eastAsia="宋体" w:hAnsi="宋体" w:cs="宋体" w:hint="eastAsia"/>
                  <w:szCs w:val="21"/>
                  <w:lang w:bidi="ar"/>
                </w:rPr>
                <w:t>()</w:t>
              </w:r>
            </w:ins>
          </w:p>
        </w:tc>
        <w:tc>
          <w:tcPr>
            <w:tcW w:w="2172" w:type="dxa"/>
            <w:tcBorders>
              <w:top w:val="single" w:sz="4" w:space="0" w:color="auto"/>
              <w:left w:val="single" w:sz="4" w:space="0" w:color="auto"/>
              <w:bottom w:val="single" w:sz="4" w:space="0" w:color="auto"/>
              <w:right w:val="single" w:sz="4" w:space="0" w:color="auto"/>
            </w:tcBorders>
          </w:tcPr>
          <w:p w14:paraId="5AA67F3C" w14:textId="16FE7AC1" w:rsidR="00692F37" w:rsidDel="00692F37" w:rsidRDefault="00692F37" w:rsidP="00027963">
            <w:pPr>
              <w:spacing w:line="360" w:lineRule="auto"/>
              <w:jc w:val="center"/>
              <w:rPr>
                <w:ins w:id="293" w:author="xf s" w:date="2025-11-13T19:06:00Z" w16du:dateUtc="2025-11-13T11:06:00Z"/>
                <w:rFonts w:ascii="宋体" w:eastAsia="宋体" w:hAnsi="宋体" w:cs="宋体" w:hint="eastAsia"/>
                <w:szCs w:val="21"/>
                <w:lang w:bidi="ar"/>
              </w:rPr>
            </w:pPr>
            <w:ins w:id="294" w:author="xf s" w:date="2025-11-13T19:07:00Z" w16du:dateUtc="2025-11-13T11:07:00Z">
              <w:r>
                <w:rPr>
                  <w:rFonts w:ascii="宋体" w:eastAsia="宋体" w:hAnsi="宋体" w:cs="宋体" w:hint="eastAsia"/>
                  <w:szCs w:val="21"/>
                  <w:lang w:bidi="ar"/>
                </w:rPr>
                <w:t>bool</w:t>
              </w:r>
            </w:ins>
          </w:p>
        </w:tc>
      </w:tr>
      <w:tr w:rsidR="00692F37" w14:paraId="621D01DD" w14:textId="77777777" w:rsidTr="00633AA3">
        <w:trPr>
          <w:jc w:val="center"/>
          <w:ins w:id="295" w:author="xf s" w:date="2025-11-13T19:06:00Z"/>
        </w:trPr>
        <w:tc>
          <w:tcPr>
            <w:tcW w:w="1832" w:type="dxa"/>
            <w:tcBorders>
              <w:top w:val="single" w:sz="4" w:space="0" w:color="auto"/>
              <w:left w:val="single" w:sz="4" w:space="0" w:color="auto"/>
              <w:bottom w:val="single" w:sz="4" w:space="0" w:color="auto"/>
              <w:right w:val="single" w:sz="4" w:space="0" w:color="auto"/>
            </w:tcBorders>
          </w:tcPr>
          <w:p w14:paraId="297A1E99" w14:textId="5E321881" w:rsidR="00692F37" w:rsidRDefault="00692F37" w:rsidP="00027963">
            <w:pPr>
              <w:spacing w:line="360" w:lineRule="auto"/>
              <w:jc w:val="center"/>
              <w:rPr>
                <w:ins w:id="296" w:author="xf s" w:date="2025-11-13T19:06:00Z" w16du:dateUtc="2025-11-13T11:06:00Z"/>
                <w:rFonts w:ascii="宋体" w:eastAsia="宋体" w:hAnsi="宋体" w:cs="宋体" w:hint="eastAsia"/>
                <w:szCs w:val="21"/>
                <w:lang w:bidi="ar"/>
              </w:rPr>
            </w:pPr>
            <w:ins w:id="297" w:author="xf s" w:date="2025-11-13T19:06:00Z" w16du:dateUtc="2025-11-13T11:06:00Z">
              <w:r>
                <w:rPr>
                  <w:rFonts w:ascii="宋体" w:eastAsia="宋体" w:hAnsi="宋体" w:cs="宋体" w:hint="eastAsia"/>
                  <w:szCs w:val="21"/>
                  <w:lang w:bidi="ar"/>
                </w:rPr>
                <w:t>返回收藏对象类型</w:t>
              </w:r>
            </w:ins>
          </w:p>
        </w:tc>
        <w:tc>
          <w:tcPr>
            <w:tcW w:w="2440" w:type="dxa"/>
            <w:tcBorders>
              <w:top w:val="single" w:sz="4" w:space="0" w:color="auto"/>
              <w:left w:val="single" w:sz="4" w:space="0" w:color="auto"/>
              <w:bottom w:val="single" w:sz="4" w:space="0" w:color="auto"/>
              <w:right w:val="single" w:sz="4" w:space="0" w:color="auto"/>
            </w:tcBorders>
          </w:tcPr>
          <w:p w14:paraId="4CF4996A" w14:textId="79AFF791" w:rsidR="00692F37" w:rsidRDefault="00692F37" w:rsidP="00027963">
            <w:pPr>
              <w:spacing w:line="360" w:lineRule="auto"/>
              <w:jc w:val="center"/>
              <w:rPr>
                <w:ins w:id="298" w:author="xf s" w:date="2025-11-13T19:06:00Z" w16du:dateUtc="2025-11-13T11:06:00Z"/>
                <w:rFonts w:ascii="宋体" w:eastAsia="宋体" w:hAnsi="宋体" w:cs="宋体" w:hint="eastAsia"/>
                <w:szCs w:val="21"/>
                <w:lang w:bidi="ar"/>
              </w:rPr>
            </w:pPr>
            <w:ins w:id="299" w:author="xf s" w:date="2025-11-13T19:07:00Z" w16du:dateUtc="2025-11-13T11:07:00Z">
              <w:r>
                <w:rPr>
                  <w:rFonts w:ascii="宋体" w:eastAsia="宋体" w:hAnsi="宋体" w:cs="宋体" w:hint="eastAsia"/>
                  <w:szCs w:val="21"/>
                  <w:lang w:bidi="ar"/>
                </w:rPr>
                <w:t>getTargetType()</w:t>
              </w:r>
            </w:ins>
          </w:p>
        </w:tc>
        <w:tc>
          <w:tcPr>
            <w:tcW w:w="2172" w:type="dxa"/>
            <w:tcBorders>
              <w:top w:val="single" w:sz="4" w:space="0" w:color="auto"/>
              <w:left w:val="single" w:sz="4" w:space="0" w:color="auto"/>
              <w:bottom w:val="single" w:sz="4" w:space="0" w:color="auto"/>
              <w:right w:val="single" w:sz="4" w:space="0" w:color="auto"/>
            </w:tcBorders>
          </w:tcPr>
          <w:p w14:paraId="5EAE5C6F" w14:textId="4DA4E687" w:rsidR="00692F37" w:rsidDel="00692F37" w:rsidRDefault="00692F37" w:rsidP="00027963">
            <w:pPr>
              <w:spacing w:line="360" w:lineRule="auto"/>
              <w:jc w:val="center"/>
              <w:rPr>
                <w:ins w:id="300" w:author="xf s" w:date="2025-11-13T19:06:00Z" w16du:dateUtc="2025-11-13T11:06:00Z"/>
                <w:rFonts w:ascii="宋体" w:eastAsia="宋体" w:hAnsi="宋体" w:cs="宋体" w:hint="eastAsia"/>
                <w:szCs w:val="21"/>
                <w:lang w:bidi="ar"/>
              </w:rPr>
            </w:pPr>
            <w:ins w:id="301" w:author="xf s" w:date="2025-11-13T19:07:00Z" w16du:dateUtc="2025-11-13T11:07:00Z">
              <w:r>
                <w:rPr>
                  <w:rFonts w:ascii="宋体" w:eastAsia="宋体" w:hAnsi="宋体" w:cs="宋体" w:hint="eastAsia"/>
                  <w:szCs w:val="21"/>
                  <w:lang w:bidi="ar"/>
                </w:rPr>
                <w:t>string</w:t>
              </w:r>
            </w:ins>
          </w:p>
        </w:tc>
      </w:tr>
      <w:tr w:rsidR="00027963" w14:paraId="7DBD8863"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19196C27" w14:textId="3D7A5FE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设置收藏ID</w:t>
            </w:r>
          </w:p>
        </w:tc>
        <w:tc>
          <w:tcPr>
            <w:tcW w:w="2440" w:type="dxa"/>
            <w:tcBorders>
              <w:top w:val="single" w:sz="4" w:space="0" w:color="auto"/>
              <w:left w:val="single" w:sz="4" w:space="0" w:color="auto"/>
              <w:bottom w:val="single" w:sz="4" w:space="0" w:color="auto"/>
              <w:right w:val="single" w:sz="4" w:space="0" w:color="auto"/>
            </w:tcBorders>
          </w:tcPr>
          <w:p w14:paraId="7F56C7B7" w14:textId="347B3698"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setFavoritePostID()</w:t>
            </w:r>
          </w:p>
        </w:tc>
        <w:tc>
          <w:tcPr>
            <w:tcW w:w="2172" w:type="dxa"/>
            <w:tcBorders>
              <w:top w:val="single" w:sz="4" w:space="0" w:color="auto"/>
              <w:left w:val="single" w:sz="4" w:space="0" w:color="auto"/>
              <w:bottom w:val="single" w:sz="4" w:space="0" w:color="auto"/>
              <w:right w:val="single" w:sz="4" w:space="0" w:color="auto"/>
            </w:tcBorders>
          </w:tcPr>
          <w:p w14:paraId="3F38B67C" w14:textId="3399759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3080E289"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6B2639E5" w14:textId="7C2EEA3E"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返回收藏ID</w:t>
            </w:r>
          </w:p>
        </w:tc>
        <w:tc>
          <w:tcPr>
            <w:tcW w:w="2440" w:type="dxa"/>
            <w:tcBorders>
              <w:top w:val="single" w:sz="4" w:space="0" w:color="auto"/>
              <w:left w:val="single" w:sz="4" w:space="0" w:color="auto"/>
              <w:bottom w:val="single" w:sz="4" w:space="0" w:color="auto"/>
              <w:right w:val="single" w:sz="4" w:space="0" w:color="auto"/>
            </w:tcBorders>
          </w:tcPr>
          <w:p w14:paraId="3487F0D1" w14:textId="7C8FF966"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getFavoritePostID()</w:t>
            </w:r>
          </w:p>
        </w:tc>
        <w:tc>
          <w:tcPr>
            <w:tcW w:w="2172" w:type="dxa"/>
            <w:tcBorders>
              <w:top w:val="single" w:sz="4" w:space="0" w:color="auto"/>
              <w:left w:val="single" w:sz="4" w:space="0" w:color="auto"/>
              <w:bottom w:val="single" w:sz="4" w:space="0" w:color="auto"/>
              <w:right w:val="single" w:sz="4" w:space="0" w:color="auto"/>
            </w:tcBorders>
          </w:tcPr>
          <w:p w14:paraId="5E2E47AF" w14:textId="03EDB45B"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r w:rsidR="00027963" w14:paraId="71D4CE87"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5B7F7311" w14:textId="3925AC29"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设置收藏时间</w:t>
            </w:r>
          </w:p>
        </w:tc>
        <w:tc>
          <w:tcPr>
            <w:tcW w:w="2440" w:type="dxa"/>
            <w:tcBorders>
              <w:top w:val="single" w:sz="4" w:space="0" w:color="auto"/>
              <w:left w:val="single" w:sz="4" w:space="0" w:color="auto"/>
              <w:bottom w:val="single" w:sz="4" w:space="0" w:color="auto"/>
              <w:right w:val="single" w:sz="4" w:space="0" w:color="auto"/>
            </w:tcBorders>
          </w:tcPr>
          <w:p w14:paraId="436E3016" w14:textId="4647A4FA"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setFavoritePostTime()</w:t>
            </w:r>
          </w:p>
        </w:tc>
        <w:tc>
          <w:tcPr>
            <w:tcW w:w="2172" w:type="dxa"/>
            <w:tcBorders>
              <w:top w:val="single" w:sz="4" w:space="0" w:color="auto"/>
              <w:left w:val="single" w:sz="4" w:space="0" w:color="auto"/>
              <w:bottom w:val="single" w:sz="4" w:space="0" w:color="auto"/>
              <w:right w:val="single" w:sz="4" w:space="0" w:color="auto"/>
            </w:tcBorders>
          </w:tcPr>
          <w:p w14:paraId="75379ED2" w14:textId="61D20260"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bool</w:t>
            </w:r>
          </w:p>
        </w:tc>
      </w:tr>
      <w:tr w:rsidR="00027963" w14:paraId="046E7E45" w14:textId="77777777" w:rsidTr="00633AA3">
        <w:trPr>
          <w:jc w:val="center"/>
        </w:trPr>
        <w:tc>
          <w:tcPr>
            <w:tcW w:w="1832" w:type="dxa"/>
            <w:tcBorders>
              <w:top w:val="single" w:sz="4" w:space="0" w:color="auto"/>
              <w:left w:val="single" w:sz="4" w:space="0" w:color="auto"/>
              <w:bottom w:val="single" w:sz="4" w:space="0" w:color="auto"/>
              <w:right w:val="single" w:sz="4" w:space="0" w:color="auto"/>
            </w:tcBorders>
          </w:tcPr>
          <w:p w14:paraId="0C041525" w14:textId="5A7A2C4D"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返回收藏时间</w:t>
            </w:r>
          </w:p>
        </w:tc>
        <w:tc>
          <w:tcPr>
            <w:tcW w:w="2440" w:type="dxa"/>
            <w:tcBorders>
              <w:top w:val="single" w:sz="4" w:space="0" w:color="auto"/>
              <w:left w:val="single" w:sz="4" w:space="0" w:color="auto"/>
              <w:bottom w:val="single" w:sz="4" w:space="0" w:color="auto"/>
              <w:right w:val="single" w:sz="4" w:space="0" w:color="auto"/>
            </w:tcBorders>
          </w:tcPr>
          <w:p w14:paraId="13ABE8E9" w14:textId="2386F033"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getFavoritePostTime()</w:t>
            </w:r>
          </w:p>
        </w:tc>
        <w:tc>
          <w:tcPr>
            <w:tcW w:w="2172" w:type="dxa"/>
            <w:tcBorders>
              <w:top w:val="single" w:sz="4" w:space="0" w:color="auto"/>
              <w:left w:val="single" w:sz="4" w:space="0" w:color="auto"/>
              <w:bottom w:val="single" w:sz="4" w:space="0" w:color="auto"/>
              <w:right w:val="single" w:sz="4" w:space="0" w:color="auto"/>
            </w:tcBorders>
          </w:tcPr>
          <w:p w14:paraId="4512FC86" w14:textId="0E7A73CF" w:rsidR="00027963" w:rsidRDefault="00027963" w:rsidP="00027963">
            <w:pPr>
              <w:spacing w:line="360" w:lineRule="auto"/>
              <w:jc w:val="center"/>
              <w:rPr>
                <w:rFonts w:ascii="宋体" w:eastAsia="宋体" w:hAnsi="宋体" w:hint="eastAsia"/>
                <w:szCs w:val="21"/>
              </w:rPr>
            </w:pPr>
            <w:r>
              <w:rPr>
                <w:rFonts w:ascii="宋体" w:eastAsia="宋体" w:hAnsi="宋体" w:cs="宋体" w:hint="eastAsia"/>
                <w:szCs w:val="21"/>
                <w:lang w:bidi="ar"/>
              </w:rPr>
              <w:t>Varchar</w:t>
            </w:r>
          </w:p>
        </w:tc>
      </w:tr>
    </w:tbl>
    <w:p w14:paraId="11EF6932" w14:textId="77777777" w:rsidR="00027963" w:rsidRDefault="00027963">
      <w:pPr>
        <w:rPr>
          <w:rFonts w:hint="eastAsia"/>
        </w:rPr>
      </w:pPr>
    </w:p>
    <w:p w14:paraId="68A0A13C" w14:textId="77777777" w:rsidR="00C27F6C" w:rsidRDefault="00000000">
      <w:pPr>
        <w:pStyle w:val="2"/>
        <w:rPr>
          <w:rFonts w:hint="eastAsia"/>
        </w:rPr>
      </w:pPr>
      <w:bookmarkStart w:id="302" w:name="_Toc149848666"/>
      <w:r>
        <w:rPr>
          <w:rFonts w:hint="eastAsia"/>
        </w:rPr>
        <w:lastRenderedPageBreak/>
        <w:t>4</w:t>
      </w:r>
      <w:r>
        <w:rPr>
          <w:rFonts w:hint="eastAsia"/>
        </w:rPr>
        <w:t>、三层精化类图</w:t>
      </w:r>
      <w:bookmarkEnd w:id="302"/>
    </w:p>
    <w:p w14:paraId="75565A07" w14:textId="77777777" w:rsidR="00C27F6C" w:rsidRDefault="00000000">
      <w:pPr>
        <w:pStyle w:val="4"/>
        <w:rPr>
          <w:rFonts w:ascii="宋体" w:hAnsi="宋体" w:hint="eastAsia"/>
          <w:szCs w:val="21"/>
        </w:rPr>
      </w:pPr>
      <w:r>
        <w:rPr>
          <w:rFonts w:ascii="宋体" w:hAnsi="宋体"/>
          <w:szCs w:val="21"/>
        </w:rPr>
        <w:t>4.</w:t>
      </w:r>
      <w:r>
        <w:rPr>
          <w:rFonts w:ascii="宋体" w:hAnsi="宋体" w:hint="eastAsia"/>
          <w:szCs w:val="21"/>
        </w:rPr>
        <w:t>1</w:t>
      </w:r>
      <w:r>
        <w:rPr>
          <w:rFonts w:ascii="宋体" w:hAnsi="宋体"/>
          <w:szCs w:val="21"/>
        </w:rPr>
        <w:t>对</w:t>
      </w:r>
      <w:r>
        <w:rPr>
          <w:rFonts w:ascii="宋体" w:hAnsi="宋体" w:hint="eastAsia"/>
          <w:szCs w:val="21"/>
        </w:rPr>
        <w:t>Administrator</w:t>
      </w:r>
      <w:r>
        <w:rPr>
          <w:rFonts w:ascii="宋体" w:hAnsi="宋体"/>
          <w:szCs w:val="21"/>
        </w:rPr>
        <w:t>类的三层划分</w:t>
      </w:r>
    </w:p>
    <w:p w14:paraId="0CC8B994" w14:textId="77777777" w:rsidR="00C27F6C" w:rsidRDefault="00000000">
      <w:pPr>
        <w:spacing w:line="360" w:lineRule="auto"/>
        <w:rPr>
          <w:rFonts w:ascii="宋体" w:eastAsia="宋体" w:hAnsi="宋体" w:hint="eastAsia"/>
        </w:rPr>
      </w:pPr>
      <w:r>
        <w:rPr>
          <w:rFonts w:ascii="宋体" w:eastAsia="宋体" w:hAnsi="宋体"/>
        </w:rPr>
        <w:t xml:space="preserve">界面层：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C27F6C" w14:paraId="0F866320" w14:textId="77777777">
        <w:tc>
          <w:tcPr>
            <w:tcW w:w="3767" w:type="dxa"/>
          </w:tcPr>
          <w:p w14:paraId="0B842023" w14:textId="77777777" w:rsidR="00C27F6C" w:rsidRDefault="00000000">
            <w:pPr>
              <w:spacing w:line="360" w:lineRule="auto"/>
              <w:jc w:val="center"/>
              <w:rPr>
                <w:rFonts w:ascii="宋体" w:eastAsia="宋体" w:hAnsi="宋体" w:hint="eastAsia"/>
              </w:rPr>
            </w:pPr>
            <w:r>
              <w:rPr>
                <w:rFonts w:ascii="宋体" w:eastAsia="宋体" w:hAnsi="宋体"/>
              </w:rPr>
              <w:t>名称</w:t>
            </w:r>
          </w:p>
        </w:tc>
        <w:tc>
          <w:tcPr>
            <w:tcW w:w="4529" w:type="dxa"/>
          </w:tcPr>
          <w:p w14:paraId="66D1891F" w14:textId="77777777" w:rsidR="00C27F6C" w:rsidRDefault="00000000">
            <w:pPr>
              <w:spacing w:line="360" w:lineRule="auto"/>
              <w:jc w:val="center"/>
              <w:rPr>
                <w:rFonts w:ascii="宋体" w:eastAsia="宋体" w:hAnsi="宋体" w:hint="eastAsia"/>
              </w:rPr>
            </w:pPr>
            <w:r>
              <w:rPr>
                <w:rFonts w:ascii="宋体" w:eastAsia="宋体" w:hAnsi="宋体"/>
              </w:rPr>
              <w:t>描述</w:t>
            </w:r>
          </w:p>
        </w:tc>
      </w:tr>
      <w:tr w:rsidR="00C27F6C" w14:paraId="37D8940E" w14:textId="77777777">
        <w:tc>
          <w:tcPr>
            <w:tcW w:w="3767" w:type="dxa"/>
          </w:tcPr>
          <w:p w14:paraId="31957594" w14:textId="77777777" w:rsidR="00C27F6C" w:rsidRDefault="00000000">
            <w:pPr>
              <w:spacing w:line="360" w:lineRule="auto"/>
              <w:rPr>
                <w:rFonts w:ascii="宋体" w:eastAsia="宋体" w:hAnsi="宋体" w:hint="eastAsia"/>
              </w:rPr>
            </w:pPr>
            <w:r>
              <w:rPr>
                <w:rFonts w:ascii="宋体" w:eastAsia="宋体" w:hAnsi="宋体" w:hint="eastAsia"/>
              </w:rPr>
              <w:t>s</w:t>
            </w:r>
            <w:r>
              <w:rPr>
                <w:rFonts w:ascii="宋体" w:eastAsia="宋体" w:hAnsi="宋体"/>
              </w:rPr>
              <w:t>ign</w:t>
            </w:r>
            <w:r>
              <w:rPr>
                <w:rFonts w:ascii="宋体" w:eastAsia="宋体" w:hAnsi="宋体" w:hint="eastAsia"/>
              </w:rPr>
              <w:t>in.html</w:t>
            </w:r>
          </w:p>
        </w:tc>
        <w:tc>
          <w:tcPr>
            <w:tcW w:w="4529" w:type="dxa"/>
          </w:tcPr>
          <w:p w14:paraId="4DCC7606" w14:textId="77777777" w:rsidR="00C27F6C" w:rsidRDefault="00000000">
            <w:pPr>
              <w:spacing w:line="360" w:lineRule="auto"/>
              <w:rPr>
                <w:rFonts w:ascii="宋体" w:eastAsia="宋体" w:hAnsi="宋体" w:hint="eastAsia"/>
              </w:rPr>
            </w:pPr>
            <w:r>
              <w:rPr>
                <w:rFonts w:ascii="宋体" w:eastAsia="宋体" w:hAnsi="宋体" w:hint="eastAsia"/>
              </w:rPr>
              <w:t>登录界面</w:t>
            </w:r>
          </w:p>
        </w:tc>
      </w:tr>
      <w:tr w:rsidR="00C27F6C" w14:paraId="6C558EBA" w14:textId="77777777">
        <w:tc>
          <w:tcPr>
            <w:tcW w:w="3767" w:type="dxa"/>
          </w:tcPr>
          <w:p w14:paraId="0AB4A8B1" w14:textId="77777777" w:rsidR="00C27F6C" w:rsidRDefault="00000000">
            <w:pPr>
              <w:spacing w:line="360" w:lineRule="auto"/>
              <w:rPr>
                <w:rFonts w:ascii="宋体" w:eastAsia="宋体" w:hAnsi="宋体" w:hint="eastAsia"/>
              </w:rPr>
            </w:pPr>
            <w:r>
              <w:rPr>
                <w:rFonts w:ascii="宋体" w:eastAsia="宋体" w:hAnsi="宋体"/>
              </w:rPr>
              <w:t>index.html</w:t>
            </w:r>
          </w:p>
        </w:tc>
        <w:tc>
          <w:tcPr>
            <w:tcW w:w="4529" w:type="dxa"/>
          </w:tcPr>
          <w:p w14:paraId="4FB84C57" w14:textId="77777777" w:rsidR="00C27F6C" w:rsidRDefault="00000000">
            <w:pPr>
              <w:spacing w:line="360" w:lineRule="auto"/>
              <w:rPr>
                <w:rFonts w:ascii="宋体" w:eastAsia="宋体" w:hAnsi="宋体" w:hint="eastAsia"/>
              </w:rPr>
            </w:pPr>
            <w:r>
              <w:rPr>
                <w:rFonts w:ascii="宋体" w:eastAsia="宋体" w:hAnsi="宋体" w:hint="eastAsia"/>
              </w:rPr>
              <w:t>首页</w:t>
            </w:r>
          </w:p>
        </w:tc>
      </w:tr>
      <w:tr w:rsidR="00C27F6C" w14:paraId="72358A3E" w14:textId="77777777">
        <w:trPr>
          <w:trHeight w:val="70"/>
        </w:trPr>
        <w:tc>
          <w:tcPr>
            <w:tcW w:w="3767" w:type="dxa"/>
          </w:tcPr>
          <w:p w14:paraId="7B9221E1" w14:textId="77777777" w:rsidR="00C27F6C" w:rsidRDefault="00000000">
            <w:pPr>
              <w:spacing w:line="360" w:lineRule="auto"/>
              <w:rPr>
                <w:rFonts w:ascii="宋体" w:eastAsia="宋体" w:hAnsi="宋体" w:hint="eastAsia"/>
              </w:rPr>
            </w:pPr>
            <w:r>
              <w:rPr>
                <w:rFonts w:ascii="宋体" w:eastAsia="宋体" w:hAnsi="宋体"/>
              </w:rPr>
              <w:t>auditV</w:t>
            </w:r>
            <w:r>
              <w:rPr>
                <w:rFonts w:ascii="宋体" w:eastAsia="宋体" w:hAnsi="宋体" w:hint="eastAsia"/>
              </w:rPr>
              <w:t>olunteer</w:t>
            </w:r>
            <w:r>
              <w:rPr>
                <w:rFonts w:ascii="宋体" w:eastAsia="宋体" w:hAnsi="宋体"/>
              </w:rPr>
              <w:t>A</w:t>
            </w:r>
            <w:r>
              <w:rPr>
                <w:rFonts w:ascii="宋体" w:eastAsia="宋体" w:hAnsi="宋体" w:hint="eastAsia"/>
              </w:rPr>
              <w:t>ctivity</w:t>
            </w:r>
            <w:r>
              <w:rPr>
                <w:rFonts w:ascii="宋体" w:eastAsia="宋体" w:hAnsi="宋体"/>
              </w:rPr>
              <w:t>.html</w:t>
            </w:r>
          </w:p>
        </w:tc>
        <w:tc>
          <w:tcPr>
            <w:tcW w:w="4529" w:type="dxa"/>
          </w:tcPr>
          <w:p w14:paraId="302ABA30" w14:textId="2E68B467" w:rsidR="00C27F6C" w:rsidRDefault="00000000">
            <w:pPr>
              <w:spacing w:line="360" w:lineRule="auto"/>
              <w:rPr>
                <w:rFonts w:ascii="宋体" w:eastAsia="宋体" w:hAnsi="宋体" w:hint="eastAsia"/>
              </w:rPr>
            </w:pPr>
            <w:r>
              <w:rPr>
                <w:rFonts w:ascii="宋体" w:eastAsia="宋体" w:hAnsi="宋体" w:hint="eastAsia"/>
              </w:rPr>
              <w:t>审核</w:t>
            </w:r>
            <w:r w:rsidR="00881194">
              <w:rPr>
                <w:rFonts w:ascii="宋体" w:eastAsia="宋体" w:hAnsi="宋体" w:hint="eastAsia"/>
              </w:rPr>
              <w:t>运动计划</w:t>
            </w:r>
            <w:r>
              <w:rPr>
                <w:rFonts w:ascii="宋体" w:eastAsia="宋体" w:hAnsi="宋体" w:hint="eastAsia"/>
              </w:rPr>
              <w:t>页面</w:t>
            </w:r>
          </w:p>
        </w:tc>
      </w:tr>
      <w:tr w:rsidR="00C27F6C" w14:paraId="23E6327C" w14:textId="77777777">
        <w:trPr>
          <w:trHeight w:val="70"/>
        </w:trPr>
        <w:tc>
          <w:tcPr>
            <w:tcW w:w="3767" w:type="dxa"/>
          </w:tcPr>
          <w:p w14:paraId="0B055F51" w14:textId="77777777" w:rsidR="00C27F6C" w:rsidRDefault="00000000">
            <w:pPr>
              <w:spacing w:line="360" w:lineRule="auto"/>
              <w:rPr>
                <w:rFonts w:ascii="宋体" w:eastAsia="宋体" w:hAnsi="宋体" w:hint="eastAsia"/>
              </w:rPr>
            </w:pPr>
            <w:r>
              <w:rPr>
                <w:rFonts w:ascii="宋体" w:eastAsia="宋体" w:hAnsi="宋体"/>
              </w:rPr>
              <w:t>auditT</w:t>
            </w:r>
            <w:r>
              <w:rPr>
                <w:rFonts w:ascii="宋体" w:eastAsia="宋体" w:hAnsi="宋体" w:hint="eastAsia"/>
              </w:rPr>
              <w:t>heme</w:t>
            </w:r>
            <w:r>
              <w:rPr>
                <w:rFonts w:ascii="宋体" w:eastAsia="宋体" w:hAnsi="宋体"/>
              </w:rPr>
              <w:t>P</w:t>
            </w:r>
            <w:r>
              <w:rPr>
                <w:rFonts w:ascii="宋体" w:eastAsia="宋体" w:hAnsi="宋体" w:hint="eastAsia"/>
              </w:rPr>
              <w:t>ost</w:t>
            </w:r>
            <w:r>
              <w:rPr>
                <w:rFonts w:ascii="宋体" w:eastAsia="宋体" w:hAnsi="宋体"/>
              </w:rPr>
              <w:t>.html</w:t>
            </w:r>
          </w:p>
        </w:tc>
        <w:tc>
          <w:tcPr>
            <w:tcW w:w="4529" w:type="dxa"/>
          </w:tcPr>
          <w:p w14:paraId="68266464" w14:textId="77777777" w:rsidR="00C27F6C" w:rsidRDefault="00000000">
            <w:pPr>
              <w:spacing w:line="360" w:lineRule="auto"/>
              <w:rPr>
                <w:rFonts w:ascii="宋体" w:eastAsia="宋体" w:hAnsi="宋体" w:hint="eastAsia"/>
              </w:rPr>
            </w:pPr>
            <w:r>
              <w:rPr>
                <w:rFonts w:ascii="宋体" w:eastAsia="宋体" w:hAnsi="宋体" w:hint="eastAsia"/>
              </w:rPr>
              <w:t>审核主题帖页面</w:t>
            </w:r>
          </w:p>
        </w:tc>
      </w:tr>
    </w:tbl>
    <w:p w14:paraId="512B96F0" w14:textId="77777777" w:rsidR="00C27F6C" w:rsidRDefault="00000000">
      <w:pPr>
        <w:spacing w:line="360" w:lineRule="auto"/>
        <w:rPr>
          <w:rFonts w:ascii="宋体" w:eastAsia="宋体" w:hAnsi="宋体" w:hint="eastAsia"/>
        </w:rPr>
      </w:pPr>
      <w:r>
        <w:rPr>
          <w:rFonts w:ascii="宋体" w:eastAsia="宋体" w:hAnsi="宋体"/>
        </w:rPr>
        <w:t>事务层：</w:t>
      </w:r>
      <w:r>
        <w:rPr>
          <w:rFonts w:ascii="宋体" w:eastAsia="宋体" w:hAnsi="宋体" w:hint="eastAsia"/>
        </w:rPr>
        <w:t>Administrator</w:t>
      </w:r>
      <w:r>
        <w:rPr>
          <w:rFonts w:ascii="宋体" w:eastAsia="宋体" w:hAnsi="宋体"/>
        </w:rPr>
        <w:t xml:space="preserve">.java </w:t>
      </w:r>
      <w:r>
        <w:rPr>
          <w:rFonts w:ascii="宋体" w:eastAsia="宋体" w:hAnsi="宋体" w:hint="eastAsia"/>
        </w:rPr>
        <w:t>管理员类</w:t>
      </w:r>
    </w:p>
    <w:p w14:paraId="104A5181" w14:textId="77777777" w:rsidR="00C27F6C" w:rsidRDefault="00000000">
      <w:pPr>
        <w:spacing w:line="360" w:lineRule="auto"/>
        <w:rPr>
          <w:rFonts w:ascii="宋体" w:eastAsia="宋体" w:hAnsi="宋体" w:hint="eastAsia"/>
        </w:rPr>
      </w:pPr>
      <w:r>
        <w:rPr>
          <w:rFonts w:ascii="宋体" w:eastAsia="宋体" w:hAnsi="宋体"/>
        </w:rPr>
        <w:t>数据层：</w:t>
      </w:r>
      <w:r>
        <w:rPr>
          <w:rFonts w:ascii="宋体" w:eastAsia="宋体" w:hAnsi="宋体" w:hint="eastAsia"/>
        </w:rPr>
        <w:t>Administrator</w:t>
      </w:r>
      <w:r>
        <w:rPr>
          <w:rFonts w:ascii="宋体" w:eastAsia="宋体" w:hAnsi="宋体"/>
        </w:rPr>
        <w:t xml:space="preserve">.dat </w:t>
      </w:r>
      <w:r>
        <w:rPr>
          <w:rFonts w:ascii="宋体" w:eastAsia="宋体" w:hAnsi="宋体" w:hint="eastAsia"/>
        </w:rPr>
        <w:t>管理员</w:t>
      </w:r>
      <w:r>
        <w:rPr>
          <w:rFonts w:ascii="宋体" w:eastAsia="宋体" w:hAnsi="宋体"/>
        </w:rPr>
        <w:t>信息表</w:t>
      </w:r>
    </w:p>
    <w:p w14:paraId="0E256CF3" w14:textId="77777777" w:rsidR="00C27F6C" w:rsidRDefault="00C27F6C">
      <w:pPr>
        <w:spacing w:line="360" w:lineRule="auto"/>
        <w:rPr>
          <w:rFonts w:ascii="宋体" w:eastAsia="宋体" w:hAnsi="宋体" w:hint="eastAsia"/>
        </w:rPr>
      </w:pPr>
    </w:p>
    <w:p w14:paraId="4CD16AC3" w14:textId="77777777" w:rsidR="00C27F6C" w:rsidRDefault="00000000">
      <w:pPr>
        <w:pStyle w:val="4"/>
        <w:rPr>
          <w:rFonts w:ascii="宋体" w:hAnsi="宋体" w:hint="eastAsia"/>
          <w:szCs w:val="21"/>
        </w:rPr>
      </w:pPr>
      <w:r>
        <w:rPr>
          <w:rFonts w:ascii="宋体" w:hAnsi="宋体"/>
          <w:szCs w:val="21"/>
        </w:rPr>
        <w:t>4.</w:t>
      </w:r>
      <w:r>
        <w:rPr>
          <w:rFonts w:ascii="宋体" w:hAnsi="宋体" w:hint="eastAsia"/>
          <w:szCs w:val="21"/>
        </w:rPr>
        <w:t>2</w:t>
      </w:r>
      <w:r>
        <w:rPr>
          <w:rFonts w:ascii="宋体" w:hAnsi="宋体"/>
          <w:szCs w:val="21"/>
        </w:rPr>
        <w:t>对</w:t>
      </w:r>
      <w:r>
        <w:rPr>
          <w:rFonts w:ascii="宋体" w:hAnsi="宋体" w:hint="eastAsia"/>
          <w:szCs w:val="21"/>
        </w:rPr>
        <w:t>Ord</w:t>
      </w:r>
      <w:r>
        <w:rPr>
          <w:rFonts w:ascii="宋体" w:hAnsi="宋体"/>
          <w:szCs w:val="21"/>
        </w:rPr>
        <w:t>inaryUser类的三层划分</w:t>
      </w:r>
    </w:p>
    <w:p w14:paraId="18F9956E" w14:textId="77777777" w:rsidR="00C27F6C" w:rsidRDefault="00000000">
      <w:pPr>
        <w:spacing w:line="360" w:lineRule="auto"/>
        <w:rPr>
          <w:rFonts w:ascii="宋体" w:eastAsia="宋体" w:hAnsi="宋体" w:hint="eastAsia"/>
        </w:rPr>
      </w:pPr>
      <w:r>
        <w:rPr>
          <w:rFonts w:ascii="宋体" w:eastAsia="宋体" w:hAnsi="宋体"/>
        </w:rPr>
        <w:t xml:space="preserve">界面层：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2"/>
        <w:gridCol w:w="4564"/>
      </w:tblGrid>
      <w:tr w:rsidR="00C27F6C" w14:paraId="239A3507" w14:textId="77777777">
        <w:tc>
          <w:tcPr>
            <w:tcW w:w="3732" w:type="dxa"/>
          </w:tcPr>
          <w:p w14:paraId="39E66797" w14:textId="77777777" w:rsidR="00C27F6C" w:rsidRDefault="00000000">
            <w:pPr>
              <w:spacing w:line="360" w:lineRule="auto"/>
              <w:jc w:val="center"/>
              <w:rPr>
                <w:rFonts w:ascii="宋体" w:eastAsia="宋体" w:hAnsi="宋体" w:hint="eastAsia"/>
              </w:rPr>
            </w:pPr>
            <w:r>
              <w:rPr>
                <w:rFonts w:ascii="宋体" w:eastAsia="宋体" w:hAnsi="宋体"/>
              </w:rPr>
              <w:t>名称</w:t>
            </w:r>
          </w:p>
        </w:tc>
        <w:tc>
          <w:tcPr>
            <w:tcW w:w="4564" w:type="dxa"/>
          </w:tcPr>
          <w:p w14:paraId="5720E266" w14:textId="77777777" w:rsidR="00C27F6C" w:rsidRDefault="00000000">
            <w:pPr>
              <w:spacing w:line="360" w:lineRule="auto"/>
              <w:jc w:val="center"/>
              <w:rPr>
                <w:rFonts w:ascii="宋体" w:eastAsia="宋体" w:hAnsi="宋体" w:hint="eastAsia"/>
              </w:rPr>
            </w:pPr>
            <w:r>
              <w:rPr>
                <w:rFonts w:ascii="宋体" w:eastAsia="宋体" w:hAnsi="宋体"/>
              </w:rPr>
              <w:t>描述</w:t>
            </w:r>
          </w:p>
        </w:tc>
      </w:tr>
      <w:tr w:rsidR="00C27F6C" w14:paraId="1A356EC9" w14:textId="77777777">
        <w:tc>
          <w:tcPr>
            <w:tcW w:w="3732" w:type="dxa"/>
          </w:tcPr>
          <w:p w14:paraId="6DF11C71" w14:textId="77777777" w:rsidR="00C27F6C" w:rsidRDefault="00000000">
            <w:pPr>
              <w:spacing w:line="360" w:lineRule="auto"/>
              <w:rPr>
                <w:rFonts w:ascii="宋体" w:eastAsia="宋体" w:hAnsi="宋体" w:hint="eastAsia"/>
              </w:rPr>
            </w:pPr>
            <w:r>
              <w:rPr>
                <w:rFonts w:ascii="宋体" w:eastAsia="宋体" w:hAnsi="宋体"/>
              </w:rPr>
              <w:t>signup</w:t>
            </w:r>
            <w:r>
              <w:rPr>
                <w:rFonts w:ascii="宋体" w:eastAsia="宋体" w:hAnsi="宋体" w:hint="eastAsia"/>
              </w:rPr>
              <w:t>Ord</w:t>
            </w:r>
            <w:r>
              <w:rPr>
                <w:rFonts w:ascii="宋体" w:eastAsia="宋体" w:hAnsi="宋体"/>
              </w:rPr>
              <w:t>inaryUser.html</w:t>
            </w:r>
          </w:p>
        </w:tc>
        <w:tc>
          <w:tcPr>
            <w:tcW w:w="4564" w:type="dxa"/>
          </w:tcPr>
          <w:p w14:paraId="55DCFF27" w14:textId="77777777" w:rsidR="00C27F6C" w:rsidRDefault="00000000">
            <w:pPr>
              <w:spacing w:line="360" w:lineRule="auto"/>
              <w:rPr>
                <w:rFonts w:ascii="宋体" w:eastAsia="宋体" w:hAnsi="宋体" w:hint="eastAsia"/>
              </w:rPr>
            </w:pPr>
            <w:r>
              <w:rPr>
                <w:rFonts w:ascii="宋体" w:eastAsia="宋体" w:hAnsi="宋体" w:hint="eastAsia"/>
              </w:rPr>
              <w:t>普通用户</w:t>
            </w:r>
            <w:r>
              <w:rPr>
                <w:rFonts w:ascii="宋体" w:eastAsia="宋体" w:hAnsi="宋体"/>
              </w:rPr>
              <w:t>注册</w:t>
            </w:r>
            <w:r>
              <w:rPr>
                <w:rFonts w:ascii="宋体" w:eastAsia="宋体" w:hAnsi="宋体" w:hint="eastAsia"/>
              </w:rPr>
              <w:t>页面</w:t>
            </w:r>
          </w:p>
        </w:tc>
      </w:tr>
      <w:tr w:rsidR="00C27F6C" w14:paraId="1AD33A65" w14:textId="77777777">
        <w:tc>
          <w:tcPr>
            <w:tcW w:w="3732" w:type="dxa"/>
          </w:tcPr>
          <w:p w14:paraId="0EE7D2EA" w14:textId="77777777" w:rsidR="00C27F6C" w:rsidRDefault="00000000">
            <w:pPr>
              <w:spacing w:line="360" w:lineRule="auto"/>
              <w:rPr>
                <w:rFonts w:ascii="宋体" w:eastAsia="宋体" w:hAnsi="宋体" w:hint="eastAsia"/>
              </w:rPr>
            </w:pPr>
            <w:r>
              <w:rPr>
                <w:rFonts w:ascii="宋体" w:eastAsia="宋体" w:hAnsi="宋体"/>
              </w:rPr>
              <w:t>signin.html</w:t>
            </w:r>
          </w:p>
        </w:tc>
        <w:tc>
          <w:tcPr>
            <w:tcW w:w="4564" w:type="dxa"/>
          </w:tcPr>
          <w:p w14:paraId="6E930FD4" w14:textId="77777777" w:rsidR="00C27F6C" w:rsidRDefault="00000000">
            <w:pPr>
              <w:spacing w:line="360" w:lineRule="auto"/>
              <w:rPr>
                <w:rFonts w:ascii="宋体" w:eastAsia="宋体" w:hAnsi="宋体" w:hint="eastAsia"/>
              </w:rPr>
            </w:pPr>
            <w:r>
              <w:rPr>
                <w:rFonts w:ascii="宋体" w:eastAsia="宋体" w:hAnsi="宋体"/>
              </w:rPr>
              <w:t>登录</w:t>
            </w:r>
            <w:r>
              <w:rPr>
                <w:rFonts w:ascii="宋体" w:eastAsia="宋体" w:hAnsi="宋体" w:hint="eastAsia"/>
              </w:rPr>
              <w:t>页面</w:t>
            </w:r>
          </w:p>
        </w:tc>
      </w:tr>
      <w:tr w:rsidR="00C27F6C" w14:paraId="36062A93" w14:textId="77777777">
        <w:tc>
          <w:tcPr>
            <w:tcW w:w="3732" w:type="dxa"/>
          </w:tcPr>
          <w:p w14:paraId="3473EA44" w14:textId="77777777" w:rsidR="00C27F6C" w:rsidRDefault="00000000">
            <w:pPr>
              <w:spacing w:line="360" w:lineRule="auto"/>
              <w:rPr>
                <w:rFonts w:ascii="宋体" w:eastAsia="宋体" w:hAnsi="宋体" w:hint="eastAsia"/>
              </w:rPr>
            </w:pPr>
            <w:r>
              <w:rPr>
                <w:rFonts w:ascii="宋体" w:eastAsia="宋体" w:hAnsi="宋体"/>
              </w:rPr>
              <w:t>i</w:t>
            </w:r>
            <w:r>
              <w:rPr>
                <w:rFonts w:ascii="宋体" w:eastAsia="宋体" w:hAnsi="宋体" w:hint="eastAsia"/>
              </w:rPr>
              <w:t>ndex.</w:t>
            </w:r>
            <w:r>
              <w:rPr>
                <w:rFonts w:ascii="宋体" w:eastAsia="宋体" w:hAnsi="宋体"/>
              </w:rPr>
              <w:t>html</w:t>
            </w:r>
          </w:p>
        </w:tc>
        <w:tc>
          <w:tcPr>
            <w:tcW w:w="4564" w:type="dxa"/>
          </w:tcPr>
          <w:p w14:paraId="5DEF07AC" w14:textId="77777777" w:rsidR="00C27F6C" w:rsidRDefault="00000000">
            <w:pPr>
              <w:spacing w:line="360" w:lineRule="auto"/>
              <w:rPr>
                <w:rFonts w:ascii="宋体" w:eastAsia="宋体" w:hAnsi="宋体" w:hint="eastAsia"/>
              </w:rPr>
            </w:pPr>
            <w:r>
              <w:rPr>
                <w:rFonts w:ascii="宋体" w:eastAsia="宋体" w:hAnsi="宋体" w:hint="eastAsia"/>
              </w:rPr>
              <w:t>首页</w:t>
            </w:r>
          </w:p>
        </w:tc>
      </w:tr>
      <w:tr w:rsidR="00C27F6C" w14:paraId="2E92CA32" w14:textId="77777777">
        <w:tc>
          <w:tcPr>
            <w:tcW w:w="3732" w:type="dxa"/>
          </w:tcPr>
          <w:p w14:paraId="259C221F" w14:textId="77777777" w:rsidR="00C27F6C" w:rsidRDefault="00000000">
            <w:pPr>
              <w:spacing w:line="360" w:lineRule="auto"/>
              <w:rPr>
                <w:rFonts w:ascii="宋体" w:eastAsia="宋体" w:hAnsi="宋体" w:hint="eastAsia"/>
              </w:rPr>
            </w:pPr>
            <w:r>
              <w:rPr>
                <w:rFonts w:ascii="宋体" w:eastAsia="宋体" w:hAnsi="宋体" w:hint="eastAsia"/>
              </w:rPr>
              <w:t>get</w:t>
            </w:r>
            <w:r>
              <w:rPr>
                <w:rFonts w:ascii="宋体" w:eastAsia="宋体" w:hAnsi="宋体"/>
              </w:rPr>
              <w:t>UserInfo.html</w:t>
            </w:r>
          </w:p>
        </w:tc>
        <w:tc>
          <w:tcPr>
            <w:tcW w:w="4564" w:type="dxa"/>
          </w:tcPr>
          <w:p w14:paraId="71D5B522" w14:textId="77777777" w:rsidR="00C27F6C" w:rsidRDefault="00000000">
            <w:pPr>
              <w:spacing w:line="360" w:lineRule="auto"/>
              <w:rPr>
                <w:rFonts w:ascii="宋体" w:eastAsia="宋体" w:hAnsi="宋体" w:hint="eastAsia"/>
              </w:rPr>
            </w:pPr>
            <w:r>
              <w:rPr>
                <w:rFonts w:ascii="宋体" w:eastAsia="宋体" w:hAnsi="宋体" w:hint="eastAsia"/>
              </w:rPr>
              <w:t>查看个人信息页面</w:t>
            </w:r>
          </w:p>
        </w:tc>
      </w:tr>
      <w:tr w:rsidR="00C27F6C" w14:paraId="297D0597" w14:textId="77777777">
        <w:tc>
          <w:tcPr>
            <w:tcW w:w="3732" w:type="dxa"/>
          </w:tcPr>
          <w:p w14:paraId="5063A8EB" w14:textId="77777777" w:rsidR="00C27F6C" w:rsidRDefault="00000000">
            <w:pPr>
              <w:spacing w:line="360" w:lineRule="auto"/>
              <w:rPr>
                <w:rFonts w:ascii="宋体" w:eastAsia="宋体" w:hAnsi="宋体" w:hint="eastAsia"/>
              </w:rPr>
            </w:pPr>
            <w:r>
              <w:rPr>
                <w:rFonts w:ascii="宋体" w:eastAsia="宋体" w:hAnsi="宋体" w:hint="eastAsia"/>
              </w:rPr>
              <w:t>c</w:t>
            </w:r>
            <w:r>
              <w:rPr>
                <w:rFonts w:ascii="宋体" w:eastAsia="宋体" w:hAnsi="宋体"/>
              </w:rPr>
              <w:t>hangeUserInfo.html</w:t>
            </w:r>
          </w:p>
        </w:tc>
        <w:tc>
          <w:tcPr>
            <w:tcW w:w="4564" w:type="dxa"/>
          </w:tcPr>
          <w:p w14:paraId="1A542786" w14:textId="77777777" w:rsidR="00C27F6C" w:rsidRDefault="00000000">
            <w:pPr>
              <w:spacing w:line="360" w:lineRule="auto"/>
              <w:rPr>
                <w:rFonts w:ascii="宋体" w:eastAsia="宋体" w:hAnsi="宋体" w:hint="eastAsia"/>
              </w:rPr>
            </w:pPr>
            <w:r>
              <w:rPr>
                <w:rFonts w:ascii="宋体" w:eastAsia="宋体" w:hAnsi="宋体" w:hint="eastAsia"/>
              </w:rPr>
              <w:t>修改个人信息界面</w:t>
            </w:r>
          </w:p>
        </w:tc>
      </w:tr>
      <w:tr w:rsidR="00C27F6C" w14:paraId="38E24D43" w14:textId="77777777">
        <w:trPr>
          <w:trHeight w:val="70"/>
        </w:trPr>
        <w:tc>
          <w:tcPr>
            <w:tcW w:w="3732" w:type="dxa"/>
          </w:tcPr>
          <w:p w14:paraId="3C4C3764" w14:textId="77777777" w:rsidR="00C27F6C" w:rsidRDefault="00000000">
            <w:pPr>
              <w:spacing w:line="360" w:lineRule="auto"/>
              <w:rPr>
                <w:rFonts w:ascii="宋体" w:eastAsia="宋体" w:hAnsi="宋体" w:hint="eastAsia"/>
              </w:rPr>
            </w:pPr>
            <w:r>
              <w:rPr>
                <w:rFonts w:ascii="宋体" w:eastAsia="宋体" w:hAnsi="宋体" w:hint="eastAsia"/>
              </w:rPr>
              <w:t>changeP</w:t>
            </w:r>
            <w:r>
              <w:rPr>
                <w:rFonts w:ascii="宋体" w:eastAsia="宋体" w:hAnsi="宋体"/>
              </w:rPr>
              <w:t>assword.html</w:t>
            </w:r>
          </w:p>
        </w:tc>
        <w:tc>
          <w:tcPr>
            <w:tcW w:w="4564" w:type="dxa"/>
          </w:tcPr>
          <w:p w14:paraId="52F5C062" w14:textId="77777777" w:rsidR="00C27F6C" w:rsidRDefault="00000000">
            <w:pPr>
              <w:spacing w:line="360" w:lineRule="auto"/>
              <w:rPr>
                <w:rFonts w:ascii="宋体" w:eastAsia="宋体" w:hAnsi="宋体" w:hint="eastAsia"/>
              </w:rPr>
            </w:pPr>
            <w:r>
              <w:rPr>
                <w:rFonts w:ascii="宋体" w:eastAsia="宋体" w:hAnsi="宋体" w:hint="eastAsia"/>
              </w:rPr>
              <w:t>修改密码</w:t>
            </w:r>
          </w:p>
        </w:tc>
      </w:tr>
      <w:tr w:rsidR="00C27F6C" w14:paraId="384FED26" w14:textId="77777777">
        <w:trPr>
          <w:trHeight w:val="70"/>
        </w:trPr>
        <w:tc>
          <w:tcPr>
            <w:tcW w:w="3732" w:type="dxa"/>
          </w:tcPr>
          <w:p w14:paraId="5CBADF20" w14:textId="77777777" w:rsidR="00C27F6C" w:rsidRDefault="00000000">
            <w:pPr>
              <w:spacing w:line="360" w:lineRule="auto"/>
              <w:rPr>
                <w:rFonts w:ascii="宋体" w:eastAsia="宋体" w:hAnsi="宋体" w:hint="eastAsia"/>
              </w:rPr>
            </w:pPr>
            <w:r>
              <w:rPr>
                <w:rFonts w:ascii="宋体" w:eastAsia="宋体" w:hAnsi="宋体"/>
              </w:rPr>
              <w:t>c</w:t>
            </w:r>
            <w:r>
              <w:rPr>
                <w:rFonts w:ascii="宋体" w:eastAsia="宋体" w:hAnsi="宋体" w:hint="eastAsia"/>
              </w:rPr>
              <w:t>ancel</w:t>
            </w:r>
            <w:r>
              <w:rPr>
                <w:rFonts w:ascii="宋体" w:eastAsia="宋体" w:hAnsi="宋体"/>
              </w:rPr>
              <w:t>User.html</w:t>
            </w:r>
          </w:p>
        </w:tc>
        <w:tc>
          <w:tcPr>
            <w:tcW w:w="4564" w:type="dxa"/>
          </w:tcPr>
          <w:p w14:paraId="080EBC06" w14:textId="77777777" w:rsidR="00C27F6C" w:rsidRDefault="00000000">
            <w:pPr>
              <w:spacing w:line="360" w:lineRule="auto"/>
              <w:rPr>
                <w:rFonts w:ascii="宋体" w:eastAsia="宋体" w:hAnsi="宋体" w:hint="eastAsia"/>
              </w:rPr>
            </w:pPr>
            <w:r>
              <w:rPr>
                <w:rFonts w:ascii="宋体" w:eastAsia="宋体" w:hAnsi="宋体" w:hint="eastAsia"/>
              </w:rPr>
              <w:t>注销账户页面</w:t>
            </w:r>
          </w:p>
        </w:tc>
      </w:tr>
      <w:tr w:rsidR="00C27F6C" w14:paraId="4E6F4C3B" w14:textId="77777777">
        <w:trPr>
          <w:trHeight w:val="70"/>
        </w:trPr>
        <w:tc>
          <w:tcPr>
            <w:tcW w:w="3732" w:type="dxa"/>
          </w:tcPr>
          <w:p w14:paraId="6D49A2C5" w14:textId="77777777" w:rsidR="00C27F6C" w:rsidRDefault="00000000">
            <w:pPr>
              <w:spacing w:line="360" w:lineRule="auto"/>
              <w:rPr>
                <w:rFonts w:ascii="宋体" w:eastAsia="宋体" w:hAnsi="宋体" w:hint="eastAsia"/>
              </w:rPr>
            </w:pPr>
            <w:r>
              <w:rPr>
                <w:rFonts w:ascii="宋体" w:eastAsia="宋体" w:hAnsi="宋体"/>
              </w:rPr>
              <w:t>f</w:t>
            </w:r>
            <w:r>
              <w:rPr>
                <w:rFonts w:ascii="宋体" w:eastAsia="宋体" w:hAnsi="宋体" w:hint="eastAsia"/>
              </w:rPr>
              <w:t>orget</w:t>
            </w:r>
            <w:r>
              <w:rPr>
                <w:rFonts w:ascii="宋体" w:eastAsia="宋体" w:hAnsi="宋体"/>
              </w:rPr>
              <w:t>P</w:t>
            </w:r>
            <w:r>
              <w:rPr>
                <w:rFonts w:ascii="宋体" w:eastAsia="宋体" w:hAnsi="宋体" w:hint="eastAsia"/>
              </w:rPr>
              <w:t>assword.</w:t>
            </w:r>
            <w:r>
              <w:rPr>
                <w:rFonts w:ascii="宋体" w:eastAsia="宋体" w:hAnsi="宋体"/>
              </w:rPr>
              <w:t>html</w:t>
            </w:r>
          </w:p>
        </w:tc>
        <w:tc>
          <w:tcPr>
            <w:tcW w:w="4564" w:type="dxa"/>
          </w:tcPr>
          <w:p w14:paraId="3CF642D9" w14:textId="77777777" w:rsidR="00C27F6C" w:rsidRDefault="00000000">
            <w:pPr>
              <w:spacing w:line="360" w:lineRule="auto"/>
              <w:rPr>
                <w:rFonts w:ascii="宋体" w:eastAsia="宋体" w:hAnsi="宋体" w:hint="eastAsia"/>
              </w:rPr>
            </w:pPr>
            <w:r>
              <w:rPr>
                <w:rFonts w:ascii="宋体" w:eastAsia="宋体" w:hAnsi="宋体"/>
              </w:rPr>
              <w:t>密码找回</w:t>
            </w:r>
            <w:r>
              <w:rPr>
                <w:rFonts w:ascii="宋体" w:eastAsia="宋体" w:hAnsi="宋体" w:hint="eastAsia"/>
              </w:rPr>
              <w:t>页</w:t>
            </w:r>
            <w:r>
              <w:rPr>
                <w:rFonts w:ascii="宋体" w:eastAsia="宋体" w:hAnsi="宋体"/>
              </w:rPr>
              <w:t>面</w:t>
            </w:r>
          </w:p>
        </w:tc>
      </w:tr>
    </w:tbl>
    <w:p w14:paraId="1ECC65A0" w14:textId="77777777" w:rsidR="00C27F6C" w:rsidRDefault="00000000">
      <w:pPr>
        <w:spacing w:line="360" w:lineRule="auto"/>
        <w:rPr>
          <w:rFonts w:ascii="宋体" w:eastAsia="宋体" w:hAnsi="宋体" w:hint="eastAsia"/>
        </w:rPr>
      </w:pPr>
      <w:r>
        <w:rPr>
          <w:rFonts w:ascii="宋体" w:eastAsia="宋体" w:hAnsi="宋体"/>
        </w:rPr>
        <w:t>事务层：</w:t>
      </w:r>
      <w:r>
        <w:rPr>
          <w:rFonts w:ascii="宋体" w:eastAsia="宋体" w:hAnsi="宋体" w:hint="eastAsia"/>
        </w:rPr>
        <w:t>Ord</w:t>
      </w:r>
      <w:r>
        <w:rPr>
          <w:rFonts w:ascii="宋体" w:eastAsia="宋体" w:hAnsi="宋体"/>
        </w:rPr>
        <w:t xml:space="preserve">inaryUser.java </w:t>
      </w:r>
      <w:r>
        <w:rPr>
          <w:rFonts w:ascii="宋体" w:eastAsia="宋体" w:hAnsi="宋体" w:hint="eastAsia"/>
        </w:rPr>
        <w:t>普通用户类</w:t>
      </w:r>
    </w:p>
    <w:p w14:paraId="22637E13" w14:textId="77777777" w:rsidR="00C27F6C" w:rsidRDefault="00000000">
      <w:pPr>
        <w:spacing w:line="360" w:lineRule="auto"/>
        <w:rPr>
          <w:rFonts w:ascii="宋体" w:eastAsia="宋体" w:hAnsi="宋体" w:hint="eastAsia"/>
        </w:rPr>
      </w:pPr>
      <w:r>
        <w:rPr>
          <w:rFonts w:ascii="宋体" w:eastAsia="宋体" w:hAnsi="宋体"/>
        </w:rPr>
        <w:t>数据层：</w:t>
      </w:r>
      <w:r>
        <w:rPr>
          <w:rFonts w:ascii="宋体" w:eastAsia="宋体" w:hAnsi="宋体" w:hint="eastAsia"/>
        </w:rPr>
        <w:t>Ord</w:t>
      </w:r>
      <w:r>
        <w:rPr>
          <w:rFonts w:ascii="宋体" w:eastAsia="宋体" w:hAnsi="宋体"/>
        </w:rPr>
        <w:t xml:space="preserve">inaryUser.dat </w:t>
      </w:r>
      <w:r>
        <w:rPr>
          <w:rFonts w:ascii="宋体" w:eastAsia="宋体" w:hAnsi="宋体" w:hint="eastAsia"/>
        </w:rPr>
        <w:t>普通用</w:t>
      </w:r>
      <w:r>
        <w:rPr>
          <w:rFonts w:ascii="宋体" w:eastAsia="宋体" w:hAnsi="宋体"/>
        </w:rPr>
        <w:t>户信息表</w:t>
      </w:r>
    </w:p>
    <w:p w14:paraId="5DE8554C" w14:textId="77777777" w:rsidR="00C27F6C" w:rsidRDefault="00C27F6C">
      <w:pPr>
        <w:spacing w:line="360" w:lineRule="auto"/>
        <w:rPr>
          <w:rFonts w:ascii="宋体" w:eastAsia="宋体" w:hAnsi="宋体" w:hint="eastAsia"/>
        </w:rPr>
      </w:pPr>
    </w:p>
    <w:p w14:paraId="351D3FDE" w14:textId="77235A4A" w:rsidR="00C27F6C" w:rsidRDefault="00000000">
      <w:pPr>
        <w:pStyle w:val="4"/>
        <w:rPr>
          <w:rFonts w:ascii="宋体" w:hAnsi="宋体" w:hint="eastAsia"/>
          <w:szCs w:val="21"/>
        </w:rPr>
      </w:pPr>
      <w:r>
        <w:rPr>
          <w:rFonts w:ascii="宋体" w:hAnsi="宋体"/>
          <w:szCs w:val="21"/>
        </w:rPr>
        <w:lastRenderedPageBreak/>
        <w:t>4.3</w:t>
      </w:r>
      <w:r w:rsidR="00227A5A">
        <w:rPr>
          <w:rFonts w:ascii="宋体" w:hAnsi="宋体"/>
          <w:szCs w:val="21"/>
        </w:rPr>
        <w:t>对</w:t>
      </w:r>
      <w:r w:rsidR="00227A5A">
        <w:rPr>
          <w:rFonts w:ascii="宋体" w:hAnsi="宋体" w:hint="eastAsia"/>
          <w:szCs w:val="21"/>
        </w:rPr>
        <w:t>ExerciseRecord</w:t>
      </w:r>
      <w:r w:rsidR="00227A5A">
        <w:rPr>
          <w:rFonts w:ascii="宋体" w:hAnsi="宋体"/>
          <w:szCs w:val="21"/>
        </w:rPr>
        <w:t>类的三层划分</w:t>
      </w:r>
    </w:p>
    <w:p w14:paraId="3E27F9C5" w14:textId="77777777" w:rsidR="00C27F6C" w:rsidRDefault="00000000">
      <w:pPr>
        <w:spacing w:line="360" w:lineRule="auto"/>
        <w:rPr>
          <w:rFonts w:ascii="宋体" w:eastAsia="宋体" w:hAnsi="宋体" w:hint="eastAsia"/>
        </w:rPr>
      </w:pPr>
      <w:r>
        <w:rPr>
          <w:rFonts w:ascii="宋体" w:eastAsia="宋体" w:hAnsi="宋体"/>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227A5A" w14:paraId="1071A629" w14:textId="77777777">
        <w:tc>
          <w:tcPr>
            <w:tcW w:w="4179" w:type="dxa"/>
          </w:tcPr>
          <w:p w14:paraId="1EA5D768" w14:textId="39BEBA90" w:rsidR="00227A5A" w:rsidRDefault="00227A5A" w:rsidP="00227A5A">
            <w:pPr>
              <w:spacing w:line="360" w:lineRule="auto"/>
              <w:jc w:val="center"/>
              <w:rPr>
                <w:rFonts w:ascii="宋体" w:eastAsia="宋体" w:hAnsi="宋体" w:hint="eastAsia"/>
              </w:rPr>
            </w:pPr>
            <w:r>
              <w:rPr>
                <w:rFonts w:ascii="宋体" w:eastAsia="宋体" w:hAnsi="宋体"/>
              </w:rPr>
              <w:t>名称</w:t>
            </w:r>
          </w:p>
        </w:tc>
        <w:tc>
          <w:tcPr>
            <w:tcW w:w="4117" w:type="dxa"/>
          </w:tcPr>
          <w:p w14:paraId="5B456647" w14:textId="7B4BD441" w:rsidR="00227A5A" w:rsidRDefault="00227A5A" w:rsidP="00227A5A">
            <w:pPr>
              <w:spacing w:line="360" w:lineRule="auto"/>
              <w:jc w:val="center"/>
              <w:rPr>
                <w:rFonts w:ascii="宋体" w:eastAsia="宋体" w:hAnsi="宋体" w:hint="eastAsia"/>
              </w:rPr>
            </w:pPr>
            <w:r>
              <w:rPr>
                <w:rFonts w:ascii="宋体" w:eastAsia="宋体" w:hAnsi="宋体"/>
              </w:rPr>
              <w:t>描述</w:t>
            </w:r>
          </w:p>
        </w:tc>
      </w:tr>
      <w:tr w:rsidR="00227A5A" w14:paraId="1B886D9F" w14:textId="77777777">
        <w:tc>
          <w:tcPr>
            <w:tcW w:w="4179" w:type="dxa"/>
          </w:tcPr>
          <w:p w14:paraId="730029BD" w14:textId="49D1F1EE" w:rsidR="00227A5A" w:rsidRDefault="00227A5A" w:rsidP="00227A5A">
            <w:pPr>
              <w:spacing w:line="360" w:lineRule="auto"/>
              <w:rPr>
                <w:rFonts w:ascii="宋体" w:eastAsia="宋体" w:hAnsi="宋体" w:hint="eastAsia"/>
              </w:rPr>
            </w:pPr>
            <w:r>
              <w:rPr>
                <w:rFonts w:ascii="宋体" w:eastAsia="宋体" w:hAnsi="宋体" w:hint="eastAsia"/>
              </w:rPr>
              <w:t>AddRecord</w:t>
            </w:r>
            <w:r>
              <w:rPr>
                <w:rFonts w:ascii="宋体" w:eastAsia="宋体" w:hAnsi="宋体"/>
              </w:rPr>
              <w:t>.html</w:t>
            </w:r>
          </w:p>
        </w:tc>
        <w:tc>
          <w:tcPr>
            <w:tcW w:w="4117" w:type="dxa"/>
          </w:tcPr>
          <w:p w14:paraId="684E365D" w14:textId="72A36DAF" w:rsidR="00227A5A" w:rsidRDefault="00227A5A" w:rsidP="00227A5A">
            <w:pPr>
              <w:spacing w:line="360" w:lineRule="auto"/>
              <w:rPr>
                <w:rFonts w:ascii="宋体" w:eastAsia="宋体" w:hAnsi="宋体" w:hint="eastAsia"/>
              </w:rPr>
            </w:pPr>
            <w:r>
              <w:rPr>
                <w:rFonts w:ascii="宋体" w:eastAsia="宋体" w:hAnsi="宋体" w:hint="eastAsia"/>
              </w:rPr>
              <w:t>增加打卡记录</w:t>
            </w:r>
            <w:r>
              <w:rPr>
                <w:rFonts w:ascii="宋体" w:eastAsia="宋体" w:hAnsi="宋体"/>
              </w:rPr>
              <w:t>页面</w:t>
            </w:r>
          </w:p>
        </w:tc>
      </w:tr>
      <w:tr w:rsidR="00227A5A" w14:paraId="618551F2" w14:textId="77777777">
        <w:tc>
          <w:tcPr>
            <w:tcW w:w="4179" w:type="dxa"/>
          </w:tcPr>
          <w:p w14:paraId="5BE22C73" w14:textId="48AF8259" w:rsidR="00227A5A" w:rsidRDefault="00227A5A" w:rsidP="00227A5A">
            <w:pPr>
              <w:spacing w:line="360" w:lineRule="auto"/>
              <w:rPr>
                <w:rFonts w:ascii="宋体" w:eastAsia="宋体" w:hAnsi="宋体" w:hint="eastAsia"/>
              </w:rPr>
            </w:pPr>
            <w:r>
              <w:rPr>
                <w:rFonts w:ascii="宋体" w:eastAsia="宋体" w:hAnsi="宋体" w:hint="eastAsia"/>
              </w:rPr>
              <w:t>S</w:t>
            </w:r>
            <w:r>
              <w:rPr>
                <w:rFonts w:ascii="宋体" w:eastAsia="宋体" w:hAnsi="宋体"/>
              </w:rPr>
              <w:t>earch</w:t>
            </w:r>
            <w:r>
              <w:rPr>
                <w:rFonts w:ascii="宋体" w:eastAsia="宋体" w:hAnsi="宋体" w:hint="eastAsia"/>
              </w:rPr>
              <w:t>Record</w:t>
            </w:r>
            <w:r>
              <w:rPr>
                <w:rFonts w:ascii="宋体" w:eastAsia="宋体" w:hAnsi="宋体"/>
              </w:rPr>
              <w:t>.html</w:t>
            </w:r>
          </w:p>
        </w:tc>
        <w:tc>
          <w:tcPr>
            <w:tcW w:w="4117" w:type="dxa"/>
          </w:tcPr>
          <w:p w14:paraId="0ED020C1" w14:textId="770E3EB8" w:rsidR="00227A5A" w:rsidRDefault="00227A5A" w:rsidP="00227A5A">
            <w:pPr>
              <w:spacing w:line="360" w:lineRule="auto"/>
              <w:rPr>
                <w:rFonts w:ascii="宋体" w:eastAsia="宋体" w:hAnsi="宋体" w:hint="eastAsia"/>
              </w:rPr>
            </w:pPr>
            <w:r>
              <w:rPr>
                <w:rFonts w:ascii="宋体" w:eastAsia="宋体" w:hAnsi="宋体" w:hint="eastAsia"/>
              </w:rPr>
              <w:t>查看打卡记录页面</w:t>
            </w:r>
          </w:p>
        </w:tc>
      </w:tr>
      <w:tr w:rsidR="00227A5A" w14:paraId="7CF33339" w14:textId="77777777">
        <w:tc>
          <w:tcPr>
            <w:tcW w:w="4179" w:type="dxa"/>
          </w:tcPr>
          <w:p w14:paraId="52A595D7" w14:textId="3EEEAEF8" w:rsidR="00227A5A" w:rsidRDefault="00227A5A" w:rsidP="00227A5A">
            <w:pPr>
              <w:spacing w:line="360" w:lineRule="auto"/>
              <w:rPr>
                <w:rFonts w:ascii="宋体" w:eastAsia="宋体" w:hAnsi="宋体" w:hint="eastAsia"/>
              </w:rPr>
            </w:pPr>
            <w:r>
              <w:rPr>
                <w:rFonts w:ascii="宋体" w:eastAsia="宋体" w:hAnsi="宋体" w:hint="eastAsia"/>
              </w:rPr>
              <w:t>DateRecord</w:t>
            </w:r>
            <w:r>
              <w:rPr>
                <w:rFonts w:ascii="宋体" w:eastAsia="宋体" w:hAnsi="宋体"/>
              </w:rPr>
              <w:t>.html</w:t>
            </w:r>
          </w:p>
        </w:tc>
        <w:tc>
          <w:tcPr>
            <w:tcW w:w="4117" w:type="dxa"/>
          </w:tcPr>
          <w:p w14:paraId="35724CA5" w14:textId="59236915" w:rsidR="00227A5A" w:rsidRDefault="00227A5A" w:rsidP="00227A5A">
            <w:pPr>
              <w:spacing w:line="360" w:lineRule="auto"/>
              <w:rPr>
                <w:rFonts w:ascii="宋体" w:eastAsia="宋体" w:hAnsi="宋体" w:hint="eastAsia"/>
              </w:rPr>
            </w:pPr>
            <w:r>
              <w:rPr>
                <w:rFonts w:ascii="宋体" w:eastAsia="宋体" w:hAnsi="宋体" w:hint="eastAsia"/>
              </w:rPr>
              <w:t>按照日期查询打卡记录页面</w:t>
            </w:r>
          </w:p>
        </w:tc>
      </w:tr>
    </w:tbl>
    <w:p w14:paraId="46AB8BEF" w14:textId="77777777" w:rsidR="00227A5A" w:rsidRDefault="00227A5A" w:rsidP="00227A5A">
      <w:pPr>
        <w:spacing w:line="360" w:lineRule="auto"/>
        <w:rPr>
          <w:rFonts w:ascii="宋体" w:eastAsia="宋体" w:hAnsi="宋体" w:hint="eastAsia"/>
        </w:rPr>
      </w:pPr>
      <w:r>
        <w:rPr>
          <w:rFonts w:ascii="宋体" w:eastAsia="宋体" w:hAnsi="宋体"/>
        </w:rPr>
        <w:t>事务层：</w:t>
      </w:r>
      <w:r>
        <w:rPr>
          <w:rFonts w:ascii="宋体" w:eastAsia="宋体" w:hAnsi="宋体" w:hint="eastAsia"/>
          <w:szCs w:val="21"/>
        </w:rPr>
        <w:t>ExerciseRecord</w:t>
      </w:r>
      <w:r>
        <w:rPr>
          <w:rFonts w:ascii="宋体" w:eastAsia="宋体" w:hAnsi="宋体"/>
        </w:rPr>
        <w:t xml:space="preserve">.java </w:t>
      </w:r>
      <w:r>
        <w:rPr>
          <w:rFonts w:ascii="宋体" w:eastAsia="宋体" w:hAnsi="宋体" w:hint="eastAsia"/>
        </w:rPr>
        <w:t>打卡记录类</w:t>
      </w:r>
    </w:p>
    <w:p w14:paraId="3E2433C7" w14:textId="77777777" w:rsidR="00227A5A" w:rsidRDefault="00227A5A" w:rsidP="00227A5A">
      <w:pPr>
        <w:spacing w:line="360" w:lineRule="auto"/>
        <w:rPr>
          <w:rFonts w:ascii="宋体" w:eastAsia="宋体" w:hAnsi="宋体" w:hint="eastAsia"/>
        </w:rPr>
      </w:pPr>
      <w:r>
        <w:rPr>
          <w:rFonts w:ascii="宋体" w:eastAsia="宋体" w:hAnsi="宋体"/>
        </w:rPr>
        <w:t>数据层：</w:t>
      </w:r>
      <w:r>
        <w:rPr>
          <w:rFonts w:ascii="宋体" w:eastAsia="宋体" w:hAnsi="宋体" w:hint="eastAsia"/>
          <w:szCs w:val="21"/>
        </w:rPr>
        <w:t>ExerciseRecord</w:t>
      </w:r>
      <w:r>
        <w:rPr>
          <w:rFonts w:ascii="宋体" w:eastAsia="宋体" w:hAnsi="宋体"/>
        </w:rPr>
        <w:t xml:space="preserve">.dat </w:t>
      </w:r>
      <w:r>
        <w:rPr>
          <w:rFonts w:ascii="宋体" w:eastAsia="宋体" w:hAnsi="宋体" w:hint="eastAsia"/>
        </w:rPr>
        <w:t>打卡记录信息表</w:t>
      </w:r>
    </w:p>
    <w:p w14:paraId="72522733" w14:textId="77777777" w:rsidR="00C27F6C" w:rsidRDefault="00C27F6C">
      <w:pPr>
        <w:tabs>
          <w:tab w:val="left" w:pos="896"/>
        </w:tabs>
        <w:rPr>
          <w:rFonts w:ascii="宋体" w:eastAsia="宋体" w:hAnsi="宋体" w:hint="eastAsia"/>
        </w:rPr>
      </w:pPr>
    </w:p>
    <w:p w14:paraId="54B6BA26" w14:textId="7B483818" w:rsidR="00C27F6C" w:rsidRDefault="00000000">
      <w:pPr>
        <w:pStyle w:val="4"/>
        <w:rPr>
          <w:rFonts w:ascii="宋体" w:hAnsi="宋体" w:hint="eastAsia"/>
          <w:szCs w:val="21"/>
        </w:rPr>
      </w:pPr>
      <w:r>
        <w:rPr>
          <w:rFonts w:ascii="宋体" w:hAnsi="宋体"/>
          <w:szCs w:val="21"/>
        </w:rPr>
        <w:t>4.4对</w:t>
      </w:r>
      <w:r w:rsidR="00227A5A" w:rsidRPr="005F5CFF">
        <w:t>TrainingPlan</w:t>
      </w:r>
      <w:r>
        <w:rPr>
          <w:rFonts w:ascii="宋体" w:hAnsi="宋体"/>
          <w:szCs w:val="21"/>
        </w:rPr>
        <w:t>类的三层划分</w:t>
      </w:r>
    </w:p>
    <w:p w14:paraId="01102FEE" w14:textId="77777777" w:rsidR="00C27F6C" w:rsidRDefault="00000000">
      <w:pPr>
        <w:spacing w:line="360" w:lineRule="auto"/>
        <w:rPr>
          <w:rFonts w:ascii="宋体" w:eastAsia="宋体" w:hAnsi="宋体" w:hint="eastAsia"/>
        </w:rPr>
      </w:pPr>
      <w:r>
        <w:rPr>
          <w:rFonts w:ascii="宋体" w:eastAsia="宋体" w:hAnsi="宋体"/>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3958"/>
      </w:tblGrid>
      <w:tr w:rsidR="00C27F6C" w14:paraId="426234C3" w14:textId="77777777">
        <w:tc>
          <w:tcPr>
            <w:tcW w:w="4338" w:type="dxa"/>
          </w:tcPr>
          <w:p w14:paraId="650B750E" w14:textId="77777777" w:rsidR="00C27F6C" w:rsidRDefault="00000000">
            <w:pPr>
              <w:spacing w:line="360" w:lineRule="auto"/>
              <w:jc w:val="center"/>
              <w:rPr>
                <w:rFonts w:ascii="宋体" w:eastAsia="宋体" w:hAnsi="宋体" w:hint="eastAsia"/>
              </w:rPr>
            </w:pPr>
            <w:r>
              <w:rPr>
                <w:rFonts w:ascii="宋体" w:eastAsia="宋体" w:hAnsi="宋体"/>
              </w:rPr>
              <w:t>名称</w:t>
            </w:r>
          </w:p>
        </w:tc>
        <w:tc>
          <w:tcPr>
            <w:tcW w:w="3958" w:type="dxa"/>
          </w:tcPr>
          <w:p w14:paraId="039691C0" w14:textId="77777777" w:rsidR="00C27F6C" w:rsidRDefault="00000000">
            <w:pPr>
              <w:spacing w:line="360" w:lineRule="auto"/>
              <w:jc w:val="center"/>
              <w:rPr>
                <w:rFonts w:ascii="宋体" w:eastAsia="宋体" w:hAnsi="宋体" w:hint="eastAsia"/>
              </w:rPr>
            </w:pPr>
            <w:r>
              <w:rPr>
                <w:rFonts w:ascii="宋体" w:eastAsia="宋体" w:hAnsi="宋体"/>
              </w:rPr>
              <w:t>描述</w:t>
            </w:r>
          </w:p>
        </w:tc>
      </w:tr>
      <w:tr w:rsidR="00227A5A" w14:paraId="09981213" w14:textId="77777777">
        <w:tc>
          <w:tcPr>
            <w:tcW w:w="4338" w:type="dxa"/>
          </w:tcPr>
          <w:p w14:paraId="4C8EF7A7" w14:textId="6A54F42B" w:rsidR="00227A5A" w:rsidRDefault="00227A5A" w:rsidP="00227A5A">
            <w:pPr>
              <w:spacing w:line="360" w:lineRule="auto"/>
              <w:rPr>
                <w:rFonts w:ascii="宋体" w:eastAsia="宋体" w:hAnsi="宋体" w:hint="eastAsia"/>
              </w:rPr>
            </w:pPr>
            <w:r w:rsidRPr="005F5CFF">
              <w:t>PlanDetail.html</w:t>
            </w:r>
          </w:p>
        </w:tc>
        <w:tc>
          <w:tcPr>
            <w:tcW w:w="3958" w:type="dxa"/>
          </w:tcPr>
          <w:p w14:paraId="23BFA134" w14:textId="119596F6" w:rsidR="00227A5A" w:rsidRDefault="00227A5A" w:rsidP="00227A5A">
            <w:pPr>
              <w:spacing w:line="360" w:lineRule="auto"/>
              <w:rPr>
                <w:rFonts w:ascii="宋体" w:eastAsia="宋体" w:hAnsi="宋体" w:hint="eastAsia"/>
              </w:rPr>
            </w:pPr>
            <w:r w:rsidRPr="005F5CFF">
              <w:t>计划详情</w:t>
            </w:r>
            <w:r>
              <w:rPr>
                <w:rFonts w:hint="eastAsia"/>
              </w:rPr>
              <w:t>界面</w:t>
            </w:r>
          </w:p>
        </w:tc>
      </w:tr>
      <w:tr w:rsidR="00227A5A" w14:paraId="405381E0" w14:textId="77777777">
        <w:tc>
          <w:tcPr>
            <w:tcW w:w="4338" w:type="dxa"/>
          </w:tcPr>
          <w:p w14:paraId="29FA0FA3" w14:textId="012C55B8" w:rsidR="00227A5A" w:rsidRDefault="00227A5A" w:rsidP="00227A5A">
            <w:pPr>
              <w:spacing w:line="360" w:lineRule="auto"/>
              <w:rPr>
                <w:rFonts w:ascii="宋体" w:eastAsia="宋体" w:hAnsi="宋体" w:hint="eastAsia"/>
              </w:rPr>
            </w:pPr>
            <w:r w:rsidRPr="005F5CFF">
              <w:t>CreatePlan.html</w:t>
            </w:r>
          </w:p>
        </w:tc>
        <w:tc>
          <w:tcPr>
            <w:tcW w:w="3958" w:type="dxa"/>
          </w:tcPr>
          <w:p w14:paraId="7936A48C" w14:textId="06AB0F93" w:rsidR="00227A5A" w:rsidRDefault="00227A5A" w:rsidP="00227A5A">
            <w:pPr>
              <w:spacing w:line="360" w:lineRule="auto"/>
              <w:rPr>
                <w:rFonts w:ascii="宋体" w:eastAsia="宋体" w:hAnsi="宋体" w:hint="eastAsia"/>
              </w:rPr>
            </w:pPr>
            <w:r w:rsidRPr="005F5CFF">
              <w:t>创建计划</w:t>
            </w:r>
            <w:r>
              <w:rPr>
                <w:rFonts w:hint="eastAsia"/>
              </w:rPr>
              <w:t>界面</w:t>
            </w:r>
          </w:p>
        </w:tc>
      </w:tr>
      <w:tr w:rsidR="00227A5A" w14:paraId="3392CD1E" w14:textId="77777777">
        <w:tc>
          <w:tcPr>
            <w:tcW w:w="4338" w:type="dxa"/>
          </w:tcPr>
          <w:p w14:paraId="5EAA4152" w14:textId="575DC03D" w:rsidR="00227A5A" w:rsidRDefault="00227A5A" w:rsidP="00227A5A">
            <w:pPr>
              <w:spacing w:line="360" w:lineRule="auto"/>
              <w:rPr>
                <w:rFonts w:ascii="宋体" w:eastAsia="宋体" w:hAnsi="宋体" w:hint="eastAsia"/>
              </w:rPr>
            </w:pPr>
            <w:r w:rsidRPr="005F5CFF">
              <w:t>EditPlan.html</w:t>
            </w:r>
          </w:p>
        </w:tc>
        <w:tc>
          <w:tcPr>
            <w:tcW w:w="3958" w:type="dxa"/>
          </w:tcPr>
          <w:p w14:paraId="4498C38D" w14:textId="47643D4A" w:rsidR="00227A5A" w:rsidRDefault="00227A5A" w:rsidP="00227A5A">
            <w:pPr>
              <w:spacing w:line="360" w:lineRule="auto"/>
              <w:rPr>
                <w:rFonts w:ascii="宋体" w:eastAsia="宋体" w:hAnsi="宋体" w:hint="eastAsia"/>
              </w:rPr>
            </w:pPr>
            <w:r w:rsidRPr="005F5CFF">
              <w:t>编辑计划</w:t>
            </w:r>
            <w:r>
              <w:rPr>
                <w:rFonts w:hint="eastAsia"/>
              </w:rPr>
              <w:t>界面</w:t>
            </w:r>
          </w:p>
        </w:tc>
      </w:tr>
      <w:tr w:rsidR="00227A5A" w14:paraId="15AB2888" w14:textId="77777777">
        <w:tc>
          <w:tcPr>
            <w:tcW w:w="4338" w:type="dxa"/>
          </w:tcPr>
          <w:p w14:paraId="21D3CA06" w14:textId="12A4DAF8" w:rsidR="00227A5A" w:rsidRDefault="00227A5A" w:rsidP="00227A5A">
            <w:pPr>
              <w:spacing w:line="360" w:lineRule="auto"/>
              <w:rPr>
                <w:rFonts w:ascii="宋体" w:eastAsia="宋体" w:hAnsi="宋体" w:hint="eastAsia"/>
              </w:rPr>
            </w:pPr>
            <w:r w:rsidRPr="005F5CFF">
              <w:t>DeletePlan.html</w:t>
            </w:r>
          </w:p>
        </w:tc>
        <w:tc>
          <w:tcPr>
            <w:tcW w:w="3958" w:type="dxa"/>
          </w:tcPr>
          <w:p w14:paraId="54F9FEA7" w14:textId="60E52BEB" w:rsidR="00227A5A" w:rsidRDefault="00227A5A" w:rsidP="00227A5A">
            <w:pPr>
              <w:spacing w:line="360" w:lineRule="auto"/>
              <w:rPr>
                <w:rFonts w:ascii="宋体" w:eastAsia="宋体" w:hAnsi="宋体" w:hint="eastAsia"/>
              </w:rPr>
            </w:pPr>
            <w:r w:rsidRPr="005F5CFF">
              <w:t>删除计划</w:t>
            </w:r>
            <w:r>
              <w:rPr>
                <w:rFonts w:hint="eastAsia"/>
              </w:rPr>
              <w:t>界面</w:t>
            </w:r>
          </w:p>
        </w:tc>
      </w:tr>
      <w:tr w:rsidR="00227A5A" w14:paraId="26CD019E" w14:textId="77777777">
        <w:tc>
          <w:tcPr>
            <w:tcW w:w="4338" w:type="dxa"/>
          </w:tcPr>
          <w:p w14:paraId="623EB768" w14:textId="78938FB7" w:rsidR="00227A5A" w:rsidRDefault="00227A5A" w:rsidP="00227A5A">
            <w:pPr>
              <w:spacing w:line="360" w:lineRule="auto"/>
              <w:rPr>
                <w:rFonts w:ascii="宋体" w:eastAsia="宋体" w:hAnsi="宋体" w:hint="eastAsia"/>
              </w:rPr>
            </w:pPr>
            <w:r w:rsidRPr="005F5CFF">
              <w:t>StartPlan.html</w:t>
            </w:r>
          </w:p>
        </w:tc>
        <w:tc>
          <w:tcPr>
            <w:tcW w:w="3958" w:type="dxa"/>
          </w:tcPr>
          <w:p w14:paraId="1B0EEDFF" w14:textId="46860BBC" w:rsidR="00227A5A" w:rsidRDefault="00227A5A" w:rsidP="00227A5A">
            <w:pPr>
              <w:spacing w:line="360" w:lineRule="auto"/>
              <w:rPr>
                <w:rFonts w:ascii="宋体" w:eastAsia="宋体" w:hAnsi="宋体" w:hint="eastAsia"/>
              </w:rPr>
            </w:pPr>
            <w:r w:rsidRPr="005F5CFF">
              <w:t>开始计划</w:t>
            </w:r>
            <w:r>
              <w:rPr>
                <w:rFonts w:hint="eastAsia"/>
              </w:rPr>
              <w:t>界面</w:t>
            </w:r>
          </w:p>
        </w:tc>
      </w:tr>
    </w:tbl>
    <w:p w14:paraId="2C483A5D" w14:textId="77777777" w:rsidR="00227A5A" w:rsidRPr="00227A5A" w:rsidRDefault="00227A5A" w:rsidP="00227A5A">
      <w:pPr>
        <w:tabs>
          <w:tab w:val="left" w:pos="877"/>
        </w:tabs>
        <w:rPr>
          <w:rFonts w:ascii="宋体" w:eastAsia="宋体" w:hAnsi="宋体" w:hint="eastAsia"/>
          <w:szCs w:val="21"/>
        </w:rPr>
      </w:pPr>
      <w:r w:rsidRPr="00227A5A">
        <w:rPr>
          <w:rFonts w:ascii="宋体" w:eastAsia="宋体" w:hAnsi="宋体"/>
          <w:szCs w:val="21"/>
        </w:rPr>
        <w:t xml:space="preserve">事务层： PlanService.java </w:t>
      </w:r>
      <w:r w:rsidRPr="00227A5A">
        <w:rPr>
          <w:rFonts w:ascii="宋体" w:eastAsia="宋体" w:hAnsi="宋体" w:hint="eastAsia"/>
          <w:szCs w:val="21"/>
        </w:rPr>
        <w:t>（</w:t>
      </w:r>
      <w:r w:rsidRPr="00227A5A">
        <w:rPr>
          <w:rFonts w:ascii="宋体" w:eastAsia="宋体" w:hAnsi="宋体"/>
          <w:szCs w:val="21"/>
        </w:rPr>
        <w:t>处理训练计划业务逻辑</w:t>
      </w:r>
      <w:r w:rsidRPr="00227A5A">
        <w:rPr>
          <w:rFonts w:ascii="宋体" w:eastAsia="宋体" w:hAnsi="宋体" w:hint="eastAsia"/>
          <w:szCs w:val="21"/>
        </w:rPr>
        <w:t>）</w:t>
      </w:r>
    </w:p>
    <w:p w14:paraId="69F3D46E" w14:textId="77777777" w:rsidR="00227A5A" w:rsidRPr="00227A5A" w:rsidRDefault="00227A5A" w:rsidP="00227A5A">
      <w:pPr>
        <w:tabs>
          <w:tab w:val="left" w:pos="877"/>
        </w:tabs>
        <w:rPr>
          <w:rFonts w:ascii="宋体" w:eastAsia="宋体" w:hAnsi="宋体" w:hint="eastAsia"/>
          <w:szCs w:val="21"/>
        </w:rPr>
      </w:pPr>
      <w:r w:rsidRPr="00227A5A">
        <w:rPr>
          <w:rFonts w:ascii="宋体" w:eastAsia="宋体" w:hAnsi="宋体"/>
          <w:szCs w:val="21"/>
        </w:rPr>
        <w:t xml:space="preserve">数据层： TrainingPlan.dat </w:t>
      </w:r>
      <w:r w:rsidRPr="00227A5A">
        <w:rPr>
          <w:rFonts w:ascii="宋体" w:eastAsia="宋体" w:hAnsi="宋体" w:hint="eastAsia"/>
          <w:szCs w:val="21"/>
        </w:rPr>
        <w:t>（</w:t>
      </w:r>
      <w:r w:rsidRPr="00227A5A">
        <w:rPr>
          <w:rFonts w:ascii="宋体" w:eastAsia="宋体" w:hAnsi="宋体"/>
          <w:szCs w:val="21"/>
        </w:rPr>
        <w:t>存储训练计划数据</w:t>
      </w:r>
      <w:r w:rsidRPr="00227A5A">
        <w:rPr>
          <w:rFonts w:ascii="宋体" w:eastAsia="宋体" w:hAnsi="宋体" w:hint="eastAsia"/>
          <w:szCs w:val="21"/>
        </w:rPr>
        <w:t>）</w:t>
      </w:r>
    </w:p>
    <w:p w14:paraId="24D4C2F0" w14:textId="77777777" w:rsidR="00C27F6C" w:rsidRDefault="00C27F6C">
      <w:pPr>
        <w:rPr>
          <w:rFonts w:ascii="宋体" w:eastAsia="宋体" w:hAnsi="宋体" w:hint="eastAsia"/>
        </w:rPr>
      </w:pPr>
    </w:p>
    <w:p w14:paraId="11472916" w14:textId="3238D660" w:rsidR="00C27F6C" w:rsidDel="008637BE" w:rsidRDefault="00000000">
      <w:pPr>
        <w:pStyle w:val="4"/>
        <w:rPr>
          <w:del w:id="303" w:author="xf s" w:date="2025-11-13T19:22:00Z" w16du:dateUtc="2025-11-13T11:22:00Z"/>
          <w:rFonts w:ascii="宋体" w:hAnsi="宋体" w:hint="eastAsia"/>
          <w:szCs w:val="21"/>
        </w:rPr>
      </w:pPr>
      <w:del w:id="304" w:author="xf s" w:date="2025-11-13T19:22:00Z" w16du:dateUtc="2025-11-13T11:22:00Z">
        <w:r w:rsidDel="008637BE">
          <w:rPr>
            <w:rFonts w:ascii="宋体" w:hAnsi="宋体"/>
            <w:szCs w:val="21"/>
          </w:rPr>
          <w:delText>4.5对</w:delText>
        </w:r>
        <w:r w:rsidR="00227A5A" w:rsidRPr="006E13F4" w:rsidDel="008637BE">
          <w:rPr>
            <w:rFonts w:ascii="宋体" w:hAnsi="宋体" w:hint="eastAsia"/>
            <w:szCs w:val="21"/>
          </w:rPr>
          <w:delText>collectionPlan</w:delText>
        </w:r>
        <w:r w:rsidDel="008637BE">
          <w:rPr>
            <w:rFonts w:ascii="宋体" w:hAnsi="宋体"/>
            <w:szCs w:val="21"/>
          </w:rPr>
          <w:delText>类的三层划分</w:delText>
        </w:r>
      </w:del>
    </w:p>
    <w:p w14:paraId="71FFF7CC" w14:textId="0D4E1342" w:rsidR="00C27F6C" w:rsidDel="008637BE" w:rsidRDefault="00000000">
      <w:pPr>
        <w:spacing w:line="360" w:lineRule="auto"/>
        <w:rPr>
          <w:del w:id="305" w:author="xf s" w:date="2025-11-13T19:22:00Z" w16du:dateUtc="2025-11-13T11:22:00Z"/>
          <w:rFonts w:ascii="宋体" w:eastAsia="宋体" w:hAnsi="宋体" w:hint="eastAsia"/>
        </w:rPr>
      </w:pPr>
      <w:del w:id="306" w:author="xf s" w:date="2025-11-13T19:22:00Z" w16du:dateUtc="2025-11-13T11:22:00Z">
        <w:r w:rsidDel="008637BE">
          <w:rPr>
            <w:rFonts w:ascii="宋体" w:eastAsia="宋体" w:hAnsi="宋体" w:hint="eastAsia"/>
          </w:rPr>
          <w:delText>界面层：</w:delText>
        </w:r>
      </w:de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227A5A" w:rsidDel="008637BE" w14:paraId="3C7B4642" w14:textId="70A53068">
        <w:trPr>
          <w:del w:id="307" w:author="xf s" w:date="2025-11-13T19:22:00Z"/>
        </w:trPr>
        <w:tc>
          <w:tcPr>
            <w:tcW w:w="4179" w:type="dxa"/>
          </w:tcPr>
          <w:p w14:paraId="03D23FE7" w14:textId="13529450" w:rsidR="00227A5A" w:rsidDel="008637BE" w:rsidRDefault="00227A5A" w:rsidP="00227A5A">
            <w:pPr>
              <w:spacing w:line="360" w:lineRule="auto"/>
              <w:jc w:val="center"/>
              <w:rPr>
                <w:del w:id="308" w:author="xf s" w:date="2025-11-13T19:22:00Z" w16du:dateUtc="2025-11-13T11:22:00Z"/>
                <w:rFonts w:ascii="宋体" w:eastAsia="宋体" w:hAnsi="宋体" w:hint="eastAsia"/>
              </w:rPr>
            </w:pPr>
            <w:del w:id="309" w:author="xf s" w:date="2025-11-13T19:22:00Z" w16du:dateUtc="2025-11-13T11:22:00Z">
              <w:r w:rsidDel="008637BE">
                <w:rPr>
                  <w:rFonts w:ascii="宋体" w:eastAsia="宋体" w:hAnsi="宋体"/>
                </w:rPr>
                <w:delText>名称</w:delText>
              </w:r>
            </w:del>
          </w:p>
        </w:tc>
        <w:tc>
          <w:tcPr>
            <w:tcW w:w="4117" w:type="dxa"/>
          </w:tcPr>
          <w:p w14:paraId="33EA3EE2" w14:textId="2B622EAB" w:rsidR="00227A5A" w:rsidDel="008637BE" w:rsidRDefault="00227A5A" w:rsidP="00227A5A">
            <w:pPr>
              <w:spacing w:line="360" w:lineRule="auto"/>
              <w:jc w:val="center"/>
              <w:rPr>
                <w:del w:id="310" w:author="xf s" w:date="2025-11-13T19:22:00Z" w16du:dateUtc="2025-11-13T11:22:00Z"/>
                <w:rFonts w:ascii="宋体" w:eastAsia="宋体" w:hAnsi="宋体" w:hint="eastAsia"/>
              </w:rPr>
            </w:pPr>
            <w:del w:id="311" w:author="xf s" w:date="2025-11-13T19:22:00Z" w16du:dateUtc="2025-11-13T11:22:00Z">
              <w:r w:rsidDel="008637BE">
                <w:rPr>
                  <w:rFonts w:ascii="宋体" w:eastAsia="宋体" w:hAnsi="宋体"/>
                </w:rPr>
                <w:delText>描述</w:delText>
              </w:r>
            </w:del>
          </w:p>
        </w:tc>
      </w:tr>
      <w:tr w:rsidR="00227A5A" w:rsidDel="008637BE" w14:paraId="14B37FD1" w14:textId="2F18E0EC">
        <w:trPr>
          <w:del w:id="312" w:author="xf s" w:date="2025-11-13T19:22:00Z"/>
        </w:trPr>
        <w:tc>
          <w:tcPr>
            <w:tcW w:w="4179" w:type="dxa"/>
          </w:tcPr>
          <w:p w14:paraId="604329DE" w14:textId="3F017CC0" w:rsidR="00227A5A" w:rsidDel="008637BE" w:rsidRDefault="00227A5A" w:rsidP="00227A5A">
            <w:pPr>
              <w:spacing w:line="360" w:lineRule="auto"/>
              <w:rPr>
                <w:del w:id="313" w:author="xf s" w:date="2025-11-13T19:22:00Z" w16du:dateUtc="2025-11-13T11:22:00Z"/>
                <w:rFonts w:ascii="宋体" w:eastAsia="宋体" w:hAnsi="宋体" w:hint="eastAsia"/>
              </w:rPr>
            </w:pPr>
            <w:del w:id="314" w:author="xf s" w:date="2025-11-13T19:22:00Z" w16du:dateUtc="2025-11-13T11:22:00Z">
              <w:r w:rsidDel="008637BE">
                <w:rPr>
                  <w:rFonts w:ascii="宋体" w:eastAsia="宋体" w:hAnsi="宋体"/>
                </w:rPr>
                <w:delText>M</w:delText>
              </w:r>
              <w:r w:rsidDel="008637BE">
                <w:rPr>
                  <w:rFonts w:ascii="宋体" w:eastAsia="宋体" w:hAnsi="宋体" w:hint="eastAsia"/>
                </w:rPr>
                <w:delText>an</w:delText>
              </w:r>
              <w:r w:rsidDel="008637BE">
                <w:rPr>
                  <w:rFonts w:ascii="宋体" w:eastAsia="宋体" w:hAnsi="宋体"/>
                </w:rPr>
                <w:delText>ageCollect.html</w:delText>
              </w:r>
            </w:del>
          </w:p>
        </w:tc>
        <w:tc>
          <w:tcPr>
            <w:tcW w:w="4117" w:type="dxa"/>
          </w:tcPr>
          <w:p w14:paraId="0BAA05F7" w14:textId="34A81420" w:rsidR="00227A5A" w:rsidDel="008637BE" w:rsidRDefault="00227A5A" w:rsidP="00227A5A">
            <w:pPr>
              <w:spacing w:line="360" w:lineRule="auto"/>
              <w:rPr>
                <w:del w:id="315" w:author="xf s" w:date="2025-11-13T19:22:00Z" w16du:dateUtc="2025-11-13T11:22:00Z"/>
                <w:rFonts w:ascii="宋体" w:eastAsia="宋体" w:hAnsi="宋体" w:hint="eastAsia"/>
              </w:rPr>
            </w:pPr>
            <w:del w:id="316" w:author="xf s" w:date="2025-11-13T19:22:00Z" w16du:dateUtc="2025-11-13T11:22:00Z">
              <w:r w:rsidDel="008637BE">
                <w:rPr>
                  <w:rFonts w:ascii="宋体" w:eastAsia="宋体" w:hAnsi="宋体" w:hint="eastAsia"/>
                </w:rPr>
                <w:delText>管理收藏</w:delText>
              </w:r>
              <w:r w:rsidDel="008637BE">
                <w:rPr>
                  <w:rFonts w:ascii="宋体" w:eastAsia="宋体" w:hAnsi="宋体"/>
                </w:rPr>
                <w:delText>页面</w:delText>
              </w:r>
            </w:del>
          </w:p>
        </w:tc>
      </w:tr>
      <w:tr w:rsidR="00227A5A" w:rsidDel="008637BE" w14:paraId="4E6435ED" w14:textId="5287F342">
        <w:trPr>
          <w:del w:id="317" w:author="xf s" w:date="2025-11-13T19:22:00Z"/>
        </w:trPr>
        <w:tc>
          <w:tcPr>
            <w:tcW w:w="4179" w:type="dxa"/>
          </w:tcPr>
          <w:p w14:paraId="453B3969" w14:textId="41280BCF" w:rsidR="00227A5A" w:rsidDel="008637BE" w:rsidRDefault="00227A5A" w:rsidP="00227A5A">
            <w:pPr>
              <w:spacing w:line="360" w:lineRule="auto"/>
              <w:rPr>
                <w:del w:id="318" w:author="xf s" w:date="2025-11-13T19:22:00Z" w16du:dateUtc="2025-11-13T11:22:00Z"/>
                <w:rFonts w:ascii="宋体" w:eastAsia="宋体" w:hAnsi="宋体" w:hint="eastAsia"/>
              </w:rPr>
            </w:pPr>
            <w:del w:id="319" w:author="xf s" w:date="2025-11-13T19:22:00Z" w16du:dateUtc="2025-11-13T11:22:00Z">
              <w:r w:rsidDel="008637BE">
                <w:rPr>
                  <w:rFonts w:ascii="宋体" w:eastAsia="宋体" w:hAnsi="宋体" w:hint="eastAsia"/>
                </w:rPr>
                <w:delText>Cancel</w:delText>
              </w:r>
              <w:r w:rsidDel="008637BE">
                <w:rPr>
                  <w:rFonts w:ascii="宋体" w:eastAsia="宋体" w:hAnsi="宋体"/>
                </w:rPr>
                <w:delText>Collect.html</w:delText>
              </w:r>
            </w:del>
          </w:p>
        </w:tc>
        <w:tc>
          <w:tcPr>
            <w:tcW w:w="4117" w:type="dxa"/>
          </w:tcPr>
          <w:p w14:paraId="0C164BBD" w14:textId="6B37B0D6" w:rsidR="00227A5A" w:rsidDel="008637BE" w:rsidRDefault="00227A5A" w:rsidP="00227A5A">
            <w:pPr>
              <w:spacing w:line="360" w:lineRule="auto"/>
              <w:rPr>
                <w:del w:id="320" w:author="xf s" w:date="2025-11-13T19:22:00Z" w16du:dateUtc="2025-11-13T11:22:00Z"/>
                <w:rFonts w:ascii="宋体" w:eastAsia="宋体" w:hAnsi="宋体" w:hint="eastAsia"/>
              </w:rPr>
            </w:pPr>
            <w:del w:id="321" w:author="xf s" w:date="2025-11-13T19:22:00Z" w16du:dateUtc="2025-11-13T11:22:00Z">
              <w:r w:rsidDel="008637BE">
                <w:rPr>
                  <w:rFonts w:ascii="宋体" w:eastAsia="宋体" w:hAnsi="宋体" w:hint="eastAsia"/>
                </w:rPr>
                <w:delText>取消收藏页面</w:delText>
              </w:r>
            </w:del>
          </w:p>
        </w:tc>
      </w:tr>
    </w:tbl>
    <w:p w14:paraId="458C7E5A" w14:textId="118DAF27" w:rsidR="00227A5A" w:rsidRPr="00227A5A" w:rsidDel="008637BE" w:rsidRDefault="00227A5A" w:rsidP="00227A5A">
      <w:pPr>
        <w:spacing w:line="360" w:lineRule="auto"/>
        <w:rPr>
          <w:del w:id="322" w:author="xf s" w:date="2025-11-13T19:22:00Z" w16du:dateUtc="2025-11-13T11:22:00Z"/>
          <w:rFonts w:ascii="宋体" w:eastAsia="宋体" w:hAnsi="宋体" w:hint="eastAsia"/>
        </w:rPr>
      </w:pPr>
      <w:del w:id="323" w:author="xf s" w:date="2025-11-13T19:22:00Z" w16du:dateUtc="2025-11-13T11:22:00Z">
        <w:r w:rsidRPr="00227A5A" w:rsidDel="008637BE">
          <w:rPr>
            <w:rFonts w:ascii="宋体" w:eastAsia="宋体" w:hAnsi="宋体" w:hint="eastAsia"/>
          </w:rPr>
          <w:delText>事务层：CollectService.java（处理收藏训练的业务逻辑）</w:delText>
        </w:r>
      </w:del>
    </w:p>
    <w:p w14:paraId="79A8E80A" w14:textId="3649EA2B" w:rsidR="00C27F6C" w:rsidDel="008637BE" w:rsidRDefault="00227A5A" w:rsidP="00227A5A">
      <w:pPr>
        <w:spacing w:line="360" w:lineRule="auto"/>
        <w:rPr>
          <w:del w:id="324" w:author="xf s" w:date="2025-11-13T19:22:00Z" w16du:dateUtc="2025-11-13T11:22:00Z"/>
          <w:rFonts w:ascii="宋体" w:eastAsia="宋体" w:hAnsi="宋体" w:hint="eastAsia"/>
        </w:rPr>
      </w:pPr>
      <w:del w:id="325" w:author="xf s" w:date="2025-11-13T19:22:00Z" w16du:dateUtc="2025-11-13T11:22:00Z">
        <w:r w:rsidRPr="00227A5A" w:rsidDel="008637BE">
          <w:rPr>
            <w:rFonts w:ascii="宋体" w:eastAsia="宋体" w:hAnsi="宋体" w:hint="eastAsia"/>
          </w:rPr>
          <w:delText>数据层：Collect.dat（存储收藏训练信息表）</w:delText>
        </w:r>
      </w:del>
    </w:p>
    <w:p w14:paraId="5FDACE81" w14:textId="71D96ECB" w:rsidR="00C27F6C" w:rsidRDefault="00000000">
      <w:pPr>
        <w:pStyle w:val="4"/>
        <w:rPr>
          <w:rFonts w:ascii="宋体" w:hAnsi="宋体" w:hint="eastAsia"/>
          <w:szCs w:val="21"/>
        </w:rPr>
      </w:pPr>
      <w:r>
        <w:rPr>
          <w:rFonts w:ascii="宋体" w:hAnsi="宋体"/>
          <w:szCs w:val="21"/>
        </w:rPr>
        <w:t>4.6对</w:t>
      </w:r>
      <w:r w:rsidR="00227A5A" w:rsidRPr="00227A5A">
        <w:rPr>
          <w:rFonts w:ascii="宋体" w:hAnsi="宋体" w:hint="eastAsia"/>
          <w:szCs w:val="21"/>
        </w:rPr>
        <w:t>Post</w:t>
      </w:r>
      <w:r>
        <w:rPr>
          <w:rFonts w:ascii="宋体" w:hAnsi="宋体"/>
          <w:szCs w:val="21"/>
        </w:rPr>
        <w:t>类的三层划分</w:t>
      </w:r>
    </w:p>
    <w:p w14:paraId="683102E7" w14:textId="77777777" w:rsidR="00C27F6C" w:rsidRDefault="00000000">
      <w:pPr>
        <w:spacing w:line="360" w:lineRule="auto"/>
        <w:rPr>
          <w:rFonts w:ascii="宋体" w:eastAsia="宋体" w:hAnsi="宋体" w:hint="eastAsia"/>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227A5A" w14:paraId="2C036E40" w14:textId="77777777">
        <w:tc>
          <w:tcPr>
            <w:tcW w:w="4179" w:type="dxa"/>
          </w:tcPr>
          <w:p w14:paraId="3B49422B" w14:textId="1F15BF14" w:rsidR="00227A5A" w:rsidRDefault="00227A5A" w:rsidP="00227A5A">
            <w:pPr>
              <w:spacing w:line="360" w:lineRule="auto"/>
              <w:jc w:val="center"/>
              <w:rPr>
                <w:rFonts w:ascii="宋体" w:eastAsia="宋体" w:hAnsi="宋体" w:hint="eastAsia"/>
              </w:rPr>
            </w:pPr>
            <w:r>
              <w:rPr>
                <w:rFonts w:ascii="宋体" w:eastAsia="宋体" w:hAnsi="宋体" w:cs="宋体" w:hint="eastAsia"/>
                <w:lang w:bidi="ar"/>
              </w:rPr>
              <w:t>名称</w:t>
            </w:r>
          </w:p>
        </w:tc>
        <w:tc>
          <w:tcPr>
            <w:tcW w:w="4117" w:type="dxa"/>
          </w:tcPr>
          <w:p w14:paraId="047C34D4" w14:textId="3DA0B1B4" w:rsidR="00227A5A" w:rsidRDefault="00227A5A" w:rsidP="00227A5A">
            <w:pPr>
              <w:spacing w:line="360" w:lineRule="auto"/>
              <w:jc w:val="center"/>
              <w:rPr>
                <w:rFonts w:ascii="宋体" w:eastAsia="宋体" w:hAnsi="宋体" w:hint="eastAsia"/>
              </w:rPr>
            </w:pPr>
            <w:r>
              <w:rPr>
                <w:rFonts w:ascii="宋体" w:eastAsia="宋体" w:hAnsi="宋体" w:cs="宋体" w:hint="eastAsia"/>
                <w:lang w:bidi="ar"/>
              </w:rPr>
              <w:t>描述</w:t>
            </w:r>
          </w:p>
        </w:tc>
      </w:tr>
      <w:tr w:rsidR="00227A5A" w14:paraId="0400BA1F" w14:textId="77777777">
        <w:tc>
          <w:tcPr>
            <w:tcW w:w="4179" w:type="dxa"/>
          </w:tcPr>
          <w:p w14:paraId="1AA960CC" w14:textId="733F1110" w:rsidR="00227A5A" w:rsidRDefault="00227A5A" w:rsidP="00227A5A">
            <w:pPr>
              <w:spacing w:line="360" w:lineRule="auto"/>
              <w:rPr>
                <w:rFonts w:ascii="宋体" w:eastAsia="宋体" w:hAnsi="宋体" w:hint="eastAsia"/>
              </w:rPr>
            </w:pPr>
            <w:r>
              <w:rPr>
                <w:rFonts w:ascii="宋体" w:eastAsia="宋体" w:hAnsi="宋体" w:cs="宋体" w:hint="eastAsia"/>
                <w:lang w:bidi="ar"/>
              </w:rPr>
              <w:t>AddPost.html</w:t>
            </w:r>
          </w:p>
        </w:tc>
        <w:tc>
          <w:tcPr>
            <w:tcW w:w="4117" w:type="dxa"/>
          </w:tcPr>
          <w:p w14:paraId="6EF339E3" w14:textId="74E62618" w:rsidR="00227A5A" w:rsidRDefault="00227A5A" w:rsidP="00227A5A">
            <w:pPr>
              <w:spacing w:line="360" w:lineRule="auto"/>
              <w:rPr>
                <w:rFonts w:ascii="宋体" w:eastAsia="宋体" w:hAnsi="宋体" w:hint="eastAsia"/>
              </w:rPr>
            </w:pPr>
            <w:r>
              <w:rPr>
                <w:rFonts w:ascii="宋体" w:eastAsia="宋体" w:hAnsi="宋体" w:cs="宋体" w:hint="eastAsia"/>
                <w:lang w:bidi="ar"/>
              </w:rPr>
              <w:t>发布主题帖页面</w:t>
            </w:r>
          </w:p>
        </w:tc>
      </w:tr>
      <w:tr w:rsidR="00227A5A" w14:paraId="093FBF0D" w14:textId="77777777">
        <w:tc>
          <w:tcPr>
            <w:tcW w:w="4179" w:type="dxa"/>
          </w:tcPr>
          <w:p w14:paraId="2AF0E618" w14:textId="73865DAF" w:rsidR="00227A5A" w:rsidRDefault="00227A5A" w:rsidP="00227A5A">
            <w:pPr>
              <w:spacing w:line="360" w:lineRule="auto"/>
              <w:rPr>
                <w:rFonts w:ascii="宋体" w:eastAsia="宋体" w:hAnsi="宋体" w:hint="eastAsia"/>
              </w:rPr>
            </w:pPr>
            <w:r>
              <w:rPr>
                <w:rFonts w:ascii="宋体" w:eastAsia="宋体" w:hAnsi="宋体" w:cs="宋体" w:hint="eastAsia"/>
                <w:lang w:bidi="ar"/>
              </w:rPr>
              <w:t>SearchPost.html</w:t>
            </w:r>
          </w:p>
        </w:tc>
        <w:tc>
          <w:tcPr>
            <w:tcW w:w="4117" w:type="dxa"/>
          </w:tcPr>
          <w:p w14:paraId="76B7EE59" w14:textId="11EC21F1" w:rsidR="00227A5A" w:rsidRDefault="00227A5A" w:rsidP="00227A5A">
            <w:pPr>
              <w:spacing w:line="360" w:lineRule="auto"/>
              <w:rPr>
                <w:rFonts w:ascii="宋体" w:eastAsia="宋体" w:hAnsi="宋体" w:hint="eastAsia"/>
              </w:rPr>
            </w:pPr>
            <w:r>
              <w:rPr>
                <w:rFonts w:ascii="宋体" w:eastAsia="宋体" w:hAnsi="宋体" w:cs="宋体" w:hint="eastAsia"/>
                <w:lang w:bidi="ar"/>
              </w:rPr>
              <w:t>查询主题帖页面</w:t>
            </w:r>
          </w:p>
        </w:tc>
      </w:tr>
      <w:tr w:rsidR="00227A5A" w14:paraId="79C047D1" w14:textId="77777777">
        <w:tc>
          <w:tcPr>
            <w:tcW w:w="4179" w:type="dxa"/>
          </w:tcPr>
          <w:p w14:paraId="6D910CCB" w14:textId="4130CD1A" w:rsidR="00227A5A" w:rsidRDefault="00227A5A" w:rsidP="00227A5A">
            <w:pPr>
              <w:spacing w:line="360" w:lineRule="auto"/>
              <w:rPr>
                <w:rFonts w:ascii="宋体" w:eastAsia="宋体" w:hAnsi="宋体" w:hint="eastAsia"/>
              </w:rPr>
            </w:pPr>
            <w:r>
              <w:rPr>
                <w:rFonts w:ascii="宋体" w:eastAsia="宋体" w:hAnsi="宋体" w:cs="宋体" w:hint="eastAsia"/>
                <w:lang w:bidi="ar"/>
              </w:rPr>
              <w:t>EditPost.html</w:t>
            </w:r>
          </w:p>
        </w:tc>
        <w:tc>
          <w:tcPr>
            <w:tcW w:w="4117" w:type="dxa"/>
          </w:tcPr>
          <w:p w14:paraId="70A4B4FD" w14:textId="16A6F4E4" w:rsidR="00227A5A" w:rsidRDefault="00227A5A" w:rsidP="00227A5A">
            <w:pPr>
              <w:spacing w:line="360" w:lineRule="auto"/>
              <w:rPr>
                <w:rFonts w:ascii="宋体" w:eastAsia="宋体" w:hAnsi="宋体" w:hint="eastAsia"/>
              </w:rPr>
            </w:pPr>
            <w:r>
              <w:rPr>
                <w:rFonts w:ascii="宋体" w:eastAsia="宋体" w:hAnsi="宋体" w:cs="宋体" w:hint="eastAsia"/>
                <w:lang w:bidi="ar"/>
              </w:rPr>
              <w:t>编辑主题帖页面</w:t>
            </w:r>
          </w:p>
        </w:tc>
      </w:tr>
      <w:tr w:rsidR="00227A5A" w14:paraId="0B1B62E6" w14:textId="77777777">
        <w:tc>
          <w:tcPr>
            <w:tcW w:w="4179" w:type="dxa"/>
          </w:tcPr>
          <w:p w14:paraId="60900B25" w14:textId="0AA83558" w:rsidR="00227A5A" w:rsidRDefault="00227A5A" w:rsidP="00227A5A">
            <w:pPr>
              <w:spacing w:line="360" w:lineRule="auto"/>
              <w:rPr>
                <w:rFonts w:ascii="宋体" w:eastAsia="宋体" w:hAnsi="宋体" w:hint="eastAsia"/>
              </w:rPr>
            </w:pPr>
            <w:r>
              <w:rPr>
                <w:rFonts w:ascii="宋体" w:eastAsia="宋体" w:hAnsi="宋体" w:cs="宋体" w:hint="eastAsia"/>
                <w:lang w:bidi="ar"/>
              </w:rPr>
              <w:t>DisplayPost.html</w:t>
            </w:r>
          </w:p>
        </w:tc>
        <w:tc>
          <w:tcPr>
            <w:tcW w:w="4117" w:type="dxa"/>
          </w:tcPr>
          <w:p w14:paraId="11086BC7" w14:textId="62A963C0" w:rsidR="00227A5A" w:rsidRDefault="00227A5A" w:rsidP="00227A5A">
            <w:pPr>
              <w:spacing w:line="360" w:lineRule="auto"/>
              <w:rPr>
                <w:rFonts w:ascii="宋体" w:eastAsia="宋体" w:hAnsi="宋体" w:hint="eastAsia"/>
              </w:rPr>
            </w:pPr>
            <w:r>
              <w:rPr>
                <w:rFonts w:ascii="宋体" w:eastAsia="宋体" w:hAnsi="宋体" w:cs="宋体" w:hint="eastAsia"/>
                <w:lang w:bidi="ar"/>
              </w:rPr>
              <w:t>主题帖详情页面</w:t>
            </w:r>
          </w:p>
        </w:tc>
      </w:tr>
      <w:tr w:rsidR="00227A5A" w14:paraId="6C5B4660" w14:textId="77777777">
        <w:tc>
          <w:tcPr>
            <w:tcW w:w="4179" w:type="dxa"/>
          </w:tcPr>
          <w:p w14:paraId="34ADCE79" w14:textId="0A05E41E" w:rsidR="00227A5A" w:rsidRDefault="00227A5A" w:rsidP="00227A5A">
            <w:pPr>
              <w:spacing w:line="360" w:lineRule="auto"/>
              <w:rPr>
                <w:rFonts w:ascii="宋体" w:eastAsia="宋体" w:hAnsi="宋体" w:hint="eastAsia"/>
              </w:rPr>
            </w:pPr>
            <w:r>
              <w:rPr>
                <w:rFonts w:ascii="宋体" w:eastAsia="宋体" w:hAnsi="宋体" w:cs="宋体" w:hint="eastAsia"/>
                <w:lang w:bidi="ar"/>
              </w:rPr>
              <w:lastRenderedPageBreak/>
              <w:t>DeletePost.html</w:t>
            </w:r>
          </w:p>
        </w:tc>
        <w:tc>
          <w:tcPr>
            <w:tcW w:w="4117" w:type="dxa"/>
          </w:tcPr>
          <w:p w14:paraId="0AD6C549" w14:textId="4FDD3804" w:rsidR="00227A5A" w:rsidRDefault="00227A5A" w:rsidP="00227A5A">
            <w:pPr>
              <w:spacing w:line="360" w:lineRule="auto"/>
              <w:rPr>
                <w:rFonts w:ascii="宋体" w:eastAsia="宋体" w:hAnsi="宋体" w:hint="eastAsia"/>
              </w:rPr>
            </w:pPr>
            <w:r>
              <w:rPr>
                <w:rFonts w:ascii="宋体" w:eastAsia="宋体" w:hAnsi="宋体" w:cs="宋体" w:hint="eastAsia"/>
                <w:lang w:bidi="ar"/>
              </w:rPr>
              <w:t>删除主题帖页面</w:t>
            </w:r>
          </w:p>
        </w:tc>
      </w:tr>
      <w:tr w:rsidR="00227A5A" w14:paraId="5F45906F" w14:textId="77777777">
        <w:tc>
          <w:tcPr>
            <w:tcW w:w="4179" w:type="dxa"/>
          </w:tcPr>
          <w:p w14:paraId="13D49553" w14:textId="74BAC465" w:rsidR="00227A5A" w:rsidRDefault="00227A5A" w:rsidP="00227A5A">
            <w:pPr>
              <w:spacing w:line="360" w:lineRule="auto"/>
              <w:rPr>
                <w:rFonts w:ascii="宋体" w:eastAsia="宋体" w:hAnsi="宋体" w:cs="宋体" w:hint="eastAsia"/>
                <w:lang w:bidi="ar"/>
              </w:rPr>
            </w:pPr>
            <w:r>
              <w:rPr>
                <w:rFonts w:ascii="宋体" w:eastAsia="宋体" w:hAnsi="宋体" w:cs="宋体" w:hint="eastAsia"/>
                <w:lang w:bidi="ar"/>
              </w:rPr>
              <w:t>ManagePost.html</w:t>
            </w:r>
          </w:p>
        </w:tc>
        <w:tc>
          <w:tcPr>
            <w:tcW w:w="4117" w:type="dxa"/>
          </w:tcPr>
          <w:p w14:paraId="5D715137" w14:textId="3C0D59D1" w:rsidR="00227A5A" w:rsidRDefault="00227A5A" w:rsidP="00227A5A">
            <w:pPr>
              <w:spacing w:line="360" w:lineRule="auto"/>
              <w:rPr>
                <w:rFonts w:ascii="宋体" w:eastAsia="宋体" w:hAnsi="宋体" w:cs="宋体" w:hint="eastAsia"/>
                <w:lang w:bidi="ar"/>
              </w:rPr>
            </w:pPr>
            <w:r>
              <w:rPr>
                <w:rFonts w:ascii="宋体" w:eastAsia="宋体" w:hAnsi="宋体" w:cs="宋体" w:hint="eastAsia"/>
                <w:lang w:bidi="ar"/>
              </w:rPr>
              <w:t>管理主题帖页面</w:t>
            </w:r>
          </w:p>
        </w:tc>
      </w:tr>
    </w:tbl>
    <w:p w14:paraId="2ED73AF8" w14:textId="77777777" w:rsidR="00227A5A" w:rsidRPr="00227A5A" w:rsidRDefault="00227A5A" w:rsidP="00227A5A">
      <w:pPr>
        <w:spacing w:line="360" w:lineRule="auto"/>
        <w:rPr>
          <w:rFonts w:ascii="宋体" w:eastAsia="宋体" w:hAnsi="宋体" w:hint="eastAsia"/>
        </w:rPr>
      </w:pPr>
      <w:r w:rsidRPr="00227A5A">
        <w:rPr>
          <w:rFonts w:ascii="宋体" w:eastAsia="宋体" w:hAnsi="宋体" w:hint="eastAsia"/>
        </w:rPr>
        <w:t>事务层：Post.java 主题帖类</w:t>
      </w:r>
    </w:p>
    <w:p w14:paraId="54B7EB5D" w14:textId="11FDF75D" w:rsidR="00C27F6C" w:rsidRDefault="00227A5A" w:rsidP="00227A5A">
      <w:pPr>
        <w:spacing w:line="360" w:lineRule="auto"/>
        <w:rPr>
          <w:rFonts w:ascii="宋体" w:eastAsia="宋体" w:hAnsi="宋体" w:hint="eastAsia"/>
        </w:rPr>
      </w:pPr>
      <w:r w:rsidRPr="00227A5A">
        <w:rPr>
          <w:rFonts w:ascii="宋体" w:eastAsia="宋体" w:hAnsi="宋体" w:hint="eastAsia"/>
        </w:rPr>
        <w:t>数据层：Post.dat 主题帖信息表</w:t>
      </w:r>
    </w:p>
    <w:p w14:paraId="2ECD2D45" w14:textId="37A38E8A" w:rsidR="00C27F6C" w:rsidRDefault="00000000">
      <w:pPr>
        <w:pStyle w:val="4"/>
        <w:rPr>
          <w:rFonts w:ascii="宋体" w:hAnsi="宋体" w:hint="eastAsia"/>
          <w:szCs w:val="21"/>
        </w:rPr>
      </w:pPr>
      <w:r>
        <w:rPr>
          <w:rFonts w:ascii="宋体" w:hAnsi="宋体"/>
          <w:szCs w:val="21"/>
        </w:rPr>
        <w:t>4.7对</w:t>
      </w:r>
      <w:r w:rsidR="00227A5A">
        <w:rPr>
          <w:rFonts w:ascii="宋体" w:hAnsi="宋体" w:cs="宋体" w:hint="eastAsia"/>
          <w:szCs w:val="21"/>
        </w:rPr>
        <w:t>Comment</w:t>
      </w:r>
      <w:r>
        <w:rPr>
          <w:rFonts w:ascii="宋体" w:hAnsi="宋体"/>
          <w:szCs w:val="21"/>
        </w:rPr>
        <w:t>类的三层划分</w:t>
      </w:r>
    </w:p>
    <w:p w14:paraId="104E8BC8" w14:textId="77777777" w:rsidR="00C27F6C" w:rsidRDefault="00000000">
      <w:pPr>
        <w:spacing w:line="360" w:lineRule="auto"/>
        <w:rPr>
          <w:rFonts w:ascii="宋体" w:eastAsia="宋体" w:hAnsi="宋体" w:hint="eastAsia"/>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227A5A" w14:paraId="601F0233" w14:textId="77777777">
        <w:tc>
          <w:tcPr>
            <w:tcW w:w="4179" w:type="dxa"/>
          </w:tcPr>
          <w:p w14:paraId="305537B9" w14:textId="416FC3E5" w:rsidR="00227A5A" w:rsidRDefault="00227A5A" w:rsidP="00227A5A">
            <w:pPr>
              <w:spacing w:line="360" w:lineRule="auto"/>
              <w:jc w:val="center"/>
              <w:rPr>
                <w:rFonts w:ascii="宋体" w:eastAsia="宋体" w:hAnsi="宋体" w:hint="eastAsia"/>
              </w:rPr>
            </w:pPr>
            <w:r>
              <w:rPr>
                <w:rFonts w:ascii="宋体" w:eastAsia="宋体" w:hAnsi="宋体" w:cs="宋体" w:hint="eastAsia"/>
                <w:lang w:bidi="ar"/>
              </w:rPr>
              <w:t>名称</w:t>
            </w:r>
          </w:p>
        </w:tc>
        <w:tc>
          <w:tcPr>
            <w:tcW w:w="4117" w:type="dxa"/>
          </w:tcPr>
          <w:p w14:paraId="5047734C" w14:textId="5DDF0C57" w:rsidR="00227A5A" w:rsidRDefault="00227A5A" w:rsidP="00227A5A">
            <w:pPr>
              <w:spacing w:line="360" w:lineRule="auto"/>
              <w:jc w:val="center"/>
              <w:rPr>
                <w:rFonts w:ascii="宋体" w:eastAsia="宋体" w:hAnsi="宋体" w:hint="eastAsia"/>
              </w:rPr>
            </w:pPr>
            <w:r>
              <w:rPr>
                <w:rFonts w:ascii="宋体" w:eastAsia="宋体" w:hAnsi="宋体" w:cs="宋体" w:hint="eastAsia"/>
                <w:lang w:bidi="ar"/>
              </w:rPr>
              <w:t>描述</w:t>
            </w:r>
          </w:p>
        </w:tc>
      </w:tr>
      <w:tr w:rsidR="00227A5A" w14:paraId="1E19C3C4" w14:textId="77777777">
        <w:tc>
          <w:tcPr>
            <w:tcW w:w="4179" w:type="dxa"/>
          </w:tcPr>
          <w:p w14:paraId="20A44555" w14:textId="240D9238" w:rsidR="00227A5A" w:rsidRDefault="00227A5A" w:rsidP="00227A5A">
            <w:pPr>
              <w:spacing w:line="360" w:lineRule="auto"/>
              <w:rPr>
                <w:rFonts w:ascii="宋体" w:eastAsia="宋体" w:hAnsi="宋体" w:hint="eastAsia"/>
              </w:rPr>
            </w:pPr>
            <w:r>
              <w:rPr>
                <w:rFonts w:ascii="宋体" w:eastAsia="宋体" w:hAnsi="宋体" w:cs="宋体" w:hint="eastAsia"/>
                <w:lang w:bidi="ar"/>
              </w:rPr>
              <w:t>AddComment.html</w:t>
            </w:r>
          </w:p>
        </w:tc>
        <w:tc>
          <w:tcPr>
            <w:tcW w:w="4117" w:type="dxa"/>
          </w:tcPr>
          <w:p w14:paraId="59048972" w14:textId="5809E06C" w:rsidR="00227A5A" w:rsidRDefault="00227A5A" w:rsidP="00227A5A">
            <w:pPr>
              <w:spacing w:line="360" w:lineRule="auto"/>
              <w:rPr>
                <w:rFonts w:ascii="宋体" w:eastAsia="宋体" w:hAnsi="宋体" w:hint="eastAsia"/>
              </w:rPr>
            </w:pPr>
            <w:r>
              <w:rPr>
                <w:rFonts w:ascii="宋体" w:eastAsia="宋体" w:hAnsi="宋体" w:cs="宋体" w:hint="eastAsia"/>
                <w:lang w:bidi="ar"/>
              </w:rPr>
              <w:t>发布评论页面</w:t>
            </w:r>
          </w:p>
        </w:tc>
      </w:tr>
      <w:tr w:rsidR="00227A5A" w14:paraId="49C862D8" w14:textId="77777777">
        <w:trPr>
          <w:trHeight w:val="460"/>
        </w:trPr>
        <w:tc>
          <w:tcPr>
            <w:tcW w:w="4179" w:type="dxa"/>
          </w:tcPr>
          <w:p w14:paraId="5D77F883" w14:textId="4DF05120" w:rsidR="00227A5A" w:rsidRDefault="00227A5A" w:rsidP="00227A5A">
            <w:pPr>
              <w:spacing w:line="360" w:lineRule="auto"/>
              <w:rPr>
                <w:rFonts w:ascii="宋体" w:eastAsia="宋体" w:hAnsi="宋体" w:hint="eastAsia"/>
              </w:rPr>
            </w:pPr>
            <w:r>
              <w:rPr>
                <w:rFonts w:ascii="宋体" w:eastAsia="宋体" w:hAnsi="宋体" w:cs="宋体" w:hint="eastAsia"/>
                <w:lang w:bidi="ar"/>
              </w:rPr>
              <w:t>SearchComment.html</w:t>
            </w:r>
          </w:p>
        </w:tc>
        <w:tc>
          <w:tcPr>
            <w:tcW w:w="4117" w:type="dxa"/>
          </w:tcPr>
          <w:p w14:paraId="5E85B046" w14:textId="1D1A5E8A" w:rsidR="00227A5A" w:rsidRDefault="00227A5A" w:rsidP="00227A5A">
            <w:pPr>
              <w:spacing w:line="360" w:lineRule="auto"/>
              <w:rPr>
                <w:rFonts w:ascii="宋体" w:eastAsia="宋体" w:hAnsi="宋体" w:hint="eastAsia"/>
              </w:rPr>
            </w:pPr>
            <w:r>
              <w:rPr>
                <w:rFonts w:ascii="宋体" w:eastAsia="宋体" w:hAnsi="宋体" w:cs="宋体" w:hint="eastAsia"/>
                <w:lang w:bidi="ar"/>
              </w:rPr>
              <w:t>查询评论页面</w:t>
            </w:r>
          </w:p>
        </w:tc>
      </w:tr>
      <w:tr w:rsidR="00227A5A" w14:paraId="185628CC" w14:textId="77777777">
        <w:trPr>
          <w:trHeight w:val="460"/>
        </w:trPr>
        <w:tc>
          <w:tcPr>
            <w:tcW w:w="4179" w:type="dxa"/>
          </w:tcPr>
          <w:p w14:paraId="7D79C073" w14:textId="17A9A3C9" w:rsidR="00227A5A" w:rsidRDefault="00227A5A" w:rsidP="00227A5A">
            <w:pPr>
              <w:spacing w:line="360" w:lineRule="auto"/>
              <w:rPr>
                <w:rFonts w:ascii="宋体" w:eastAsia="宋体" w:hAnsi="宋体" w:hint="eastAsia"/>
              </w:rPr>
            </w:pPr>
            <w:r>
              <w:rPr>
                <w:rFonts w:ascii="宋体" w:eastAsia="宋体" w:hAnsi="宋体" w:cs="宋体" w:hint="eastAsia"/>
                <w:lang w:bidi="ar"/>
              </w:rPr>
              <w:t>EditComment.html</w:t>
            </w:r>
          </w:p>
        </w:tc>
        <w:tc>
          <w:tcPr>
            <w:tcW w:w="4117" w:type="dxa"/>
          </w:tcPr>
          <w:p w14:paraId="42D8F5B0" w14:textId="61FD0CB7" w:rsidR="00227A5A" w:rsidRDefault="00227A5A" w:rsidP="00227A5A">
            <w:pPr>
              <w:spacing w:line="360" w:lineRule="auto"/>
              <w:rPr>
                <w:rFonts w:ascii="宋体" w:eastAsia="宋体" w:hAnsi="宋体" w:hint="eastAsia"/>
              </w:rPr>
            </w:pPr>
            <w:r>
              <w:rPr>
                <w:rFonts w:ascii="宋体" w:eastAsia="宋体" w:hAnsi="宋体" w:cs="宋体" w:hint="eastAsia"/>
                <w:lang w:bidi="ar"/>
              </w:rPr>
              <w:t>编辑评论页面</w:t>
            </w:r>
          </w:p>
        </w:tc>
      </w:tr>
      <w:tr w:rsidR="00227A5A" w14:paraId="52BDC9B0" w14:textId="77777777">
        <w:trPr>
          <w:trHeight w:val="460"/>
        </w:trPr>
        <w:tc>
          <w:tcPr>
            <w:tcW w:w="4179" w:type="dxa"/>
          </w:tcPr>
          <w:p w14:paraId="5C41A8D2" w14:textId="43DDB93F" w:rsidR="00227A5A" w:rsidRDefault="00227A5A" w:rsidP="00227A5A">
            <w:pPr>
              <w:spacing w:line="360" w:lineRule="auto"/>
              <w:rPr>
                <w:rFonts w:ascii="宋体" w:eastAsia="宋体" w:hAnsi="宋体" w:hint="eastAsia"/>
              </w:rPr>
            </w:pPr>
            <w:r>
              <w:rPr>
                <w:rFonts w:ascii="宋体" w:eastAsia="宋体" w:hAnsi="宋体" w:cs="宋体" w:hint="eastAsia"/>
                <w:lang w:bidi="ar"/>
              </w:rPr>
              <w:t>DisplayComment.html</w:t>
            </w:r>
          </w:p>
        </w:tc>
        <w:tc>
          <w:tcPr>
            <w:tcW w:w="4117" w:type="dxa"/>
          </w:tcPr>
          <w:p w14:paraId="5DF6739A" w14:textId="2C188DE4" w:rsidR="00227A5A" w:rsidRDefault="00227A5A" w:rsidP="00227A5A">
            <w:pPr>
              <w:spacing w:line="360" w:lineRule="auto"/>
              <w:rPr>
                <w:rFonts w:ascii="宋体" w:eastAsia="宋体" w:hAnsi="宋体" w:hint="eastAsia"/>
              </w:rPr>
            </w:pPr>
            <w:r>
              <w:rPr>
                <w:rFonts w:ascii="宋体" w:eastAsia="宋体" w:hAnsi="宋体" w:cs="宋体" w:hint="eastAsia"/>
                <w:lang w:bidi="ar"/>
              </w:rPr>
              <w:t>评论详情页面</w:t>
            </w:r>
          </w:p>
        </w:tc>
      </w:tr>
      <w:tr w:rsidR="00227A5A" w14:paraId="18D0D9FD" w14:textId="77777777">
        <w:trPr>
          <w:trHeight w:val="460"/>
        </w:trPr>
        <w:tc>
          <w:tcPr>
            <w:tcW w:w="4179" w:type="dxa"/>
          </w:tcPr>
          <w:p w14:paraId="2EF53419" w14:textId="45081BCD" w:rsidR="00227A5A" w:rsidRDefault="00227A5A" w:rsidP="00227A5A">
            <w:pPr>
              <w:spacing w:line="360" w:lineRule="auto"/>
              <w:rPr>
                <w:rFonts w:ascii="宋体" w:eastAsia="宋体" w:hAnsi="宋体" w:hint="eastAsia"/>
              </w:rPr>
            </w:pPr>
            <w:r>
              <w:rPr>
                <w:rFonts w:ascii="宋体" w:eastAsia="宋体" w:hAnsi="宋体" w:cs="宋体" w:hint="eastAsia"/>
                <w:lang w:bidi="ar"/>
              </w:rPr>
              <w:t>DeleteComment.html</w:t>
            </w:r>
          </w:p>
        </w:tc>
        <w:tc>
          <w:tcPr>
            <w:tcW w:w="4117" w:type="dxa"/>
          </w:tcPr>
          <w:p w14:paraId="0FDC7DC0" w14:textId="631F553F" w:rsidR="00227A5A" w:rsidRDefault="00227A5A" w:rsidP="00227A5A">
            <w:pPr>
              <w:spacing w:line="360" w:lineRule="auto"/>
              <w:rPr>
                <w:rFonts w:ascii="宋体" w:eastAsia="宋体" w:hAnsi="宋体" w:hint="eastAsia"/>
              </w:rPr>
            </w:pPr>
            <w:r>
              <w:rPr>
                <w:rFonts w:ascii="宋体" w:eastAsia="宋体" w:hAnsi="宋体" w:cs="宋体" w:hint="eastAsia"/>
                <w:lang w:bidi="ar"/>
              </w:rPr>
              <w:t>删除评论页面</w:t>
            </w:r>
          </w:p>
        </w:tc>
      </w:tr>
    </w:tbl>
    <w:p w14:paraId="5CA54E41" w14:textId="77777777" w:rsidR="00227A5A" w:rsidRDefault="00227A5A" w:rsidP="00227A5A">
      <w:pPr>
        <w:spacing w:line="360" w:lineRule="auto"/>
        <w:rPr>
          <w:rFonts w:ascii="宋体" w:eastAsia="宋体" w:hAnsi="宋体" w:cs="宋体" w:hint="eastAsia"/>
        </w:rPr>
      </w:pPr>
      <w:bookmarkStart w:id="326" w:name="_Toc149848667"/>
      <w:r>
        <w:rPr>
          <w:rFonts w:ascii="宋体" w:eastAsia="宋体" w:hAnsi="宋体" w:cs="宋体" w:hint="eastAsia"/>
          <w:lang w:bidi="ar"/>
        </w:rPr>
        <w:t>事务层：Comment.java 评论管理类</w:t>
      </w:r>
    </w:p>
    <w:p w14:paraId="4CB7EFD9" w14:textId="77777777" w:rsidR="00227A5A" w:rsidRDefault="00227A5A" w:rsidP="00227A5A">
      <w:pPr>
        <w:spacing w:line="360" w:lineRule="auto"/>
        <w:rPr>
          <w:rFonts w:ascii="宋体" w:eastAsia="宋体" w:hAnsi="宋体" w:cs="宋体" w:hint="eastAsia"/>
          <w:lang w:bidi="ar"/>
        </w:rPr>
      </w:pPr>
      <w:r>
        <w:rPr>
          <w:rFonts w:ascii="宋体" w:eastAsia="宋体" w:hAnsi="宋体" w:cs="宋体" w:hint="eastAsia"/>
          <w:lang w:bidi="ar"/>
        </w:rPr>
        <w:t>数据层：Comment.dat 评论信息表</w:t>
      </w:r>
    </w:p>
    <w:p w14:paraId="3253C1E9" w14:textId="77777777" w:rsidR="00227A5A" w:rsidRDefault="00227A5A" w:rsidP="00227A5A">
      <w:pPr>
        <w:spacing w:line="360" w:lineRule="auto"/>
        <w:rPr>
          <w:rFonts w:ascii="宋体" w:eastAsia="宋体" w:hAnsi="宋体" w:cs="宋体" w:hint="eastAsia"/>
        </w:rPr>
      </w:pPr>
    </w:p>
    <w:p w14:paraId="4152096B" w14:textId="5C42376F" w:rsidR="00227A5A" w:rsidRDefault="00227A5A" w:rsidP="00227A5A">
      <w:pPr>
        <w:pStyle w:val="4"/>
        <w:rPr>
          <w:rFonts w:ascii="宋体" w:hAnsi="宋体" w:hint="eastAsia"/>
          <w:szCs w:val="21"/>
        </w:rPr>
      </w:pPr>
      <w:r>
        <w:rPr>
          <w:rFonts w:ascii="宋体" w:hAnsi="宋体"/>
          <w:szCs w:val="21"/>
        </w:rPr>
        <w:t>4.</w:t>
      </w:r>
      <w:r>
        <w:rPr>
          <w:rFonts w:ascii="宋体" w:hAnsi="宋体" w:hint="eastAsia"/>
          <w:szCs w:val="21"/>
        </w:rPr>
        <w:t>8</w:t>
      </w:r>
      <w:r>
        <w:rPr>
          <w:rFonts w:ascii="宋体" w:hAnsi="宋体"/>
          <w:szCs w:val="21"/>
        </w:rPr>
        <w:t>对</w:t>
      </w:r>
      <w:r>
        <w:rPr>
          <w:rFonts w:ascii="宋体" w:hAnsi="宋体" w:cs="宋体" w:hint="eastAsia"/>
          <w:szCs w:val="21"/>
        </w:rPr>
        <w:t>FavoritePost</w:t>
      </w:r>
      <w:r>
        <w:rPr>
          <w:rFonts w:ascii="宋体" w:hAnsi="宋体"/>
          <w:szCs w:val="21"/>
        </w:rPr>
        <w:t>类的三层划分</w:t>
      </w:r>
    </w:p>
    <w:p w14:paraId="034031C1" w14:textId="77777777" w:rsidR="00227A5A" w:rsidRDefault="00227A5A" w:rsidP="00227A5A">
      <w:pPr>
        <w:spacing w:line="360" w:lineRule="auto"/>
        <w:rPr>
          <w:rFonts w:ascii="宋体" w:eastAsia="宋体" w:hAnsi="宋体" w:hint="eastAsia"/>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227A5A" w14:paraId="02684455" w14:textId="77777777" w:rsidTr="00633AA3">
        <w:tc>
          <w:tcPr>
            <w:tcW w:w="4179" w:type="dxa"/>
          </w:tcPr>
          <w:p w14:paraId="50C17175" w14:textId="70686BC0" w:rsidR="00227A5A" w:rsidRDefault="00227A5A" w:rsidP="00227A5A">
            <w:pPr>
              <w:spacing w:line="360" w:lineRule="auto"/>
              <w:jc w:val="center"/>
              <w:rPr>
                <w:rFonts w:ascii="宋体" w:eastAsia="宋体" w:hAnsi="宋体" w:hint="eastAsia"/>
              </w:rPr>
            </w:pPr>
            <w:r>
              <w:rPr>
                <w:rFonts w:ascii="宋体" w:eastAsia="宋体" w:hAnsi="宋体" w:cs="宋体" w:hint="eastAsia"/>
                <w:lang w:bidi="ar"/>
              </w:rPr>
              <w:t>名称</w:t>
            </w:r>
          </w:p>
        </w:tc>
        <w:tc>
          <w:tcPr>
            <w:tcW w:w="4117" w:type="dxa"/>
          </w:tcPr>
          <w:p w14:paraId="282A8620" w14:textId="5AE492F8" w:rsidR="00227A5A" w:rsidRDefault="00227A5A" w:rsidP="00227A5A">
            <w:pPr>
              <w:spacing w:line="360" w:lineRule="auto"/>
              <w:jc w:val="center"/>
              <w:rPr>
                <w:rFonts w:ascii="宋体" w:eastAsia="宋体" w:hAnsi="宋体" w:hint="eastAsia"/>
              </w:rPr>
            </w:pPr>
            <w:r>
              <w:rPr>
                <w:rFonts w:ascii="宋体" w:eastAsia="宋体" w:hAnsi="宋体" w:cs="宋体" w:hint="eastAsia"/>
                <w:lang w:bidi="ar"/>
              </w:rPr>
              <w:t>描述</w:t>
            </w:r>
          </w:p>
        </w:tc>
      </w:tr>
      <w:tr w:rsidR="00227A5A" w14:paraId="2849A2F8" w14:textId="77777777" w:rsidTr="00633AA3">
        <w:tc>
          <w:tcPr>
            <w:tcW w:w="4179" w:type="dxa"/>
          </w:tcPr>
          <w:p w14:paraId="75122806" w14:textId="76A93D7D" w:rsidR="00227A5A" w:rsidRDefault="00227A5A" w:rsidP="00227A5A">
            <w:pPr>
              <w:spacing w:line="360" w:lineRule="auto"/>
              <w:rPr>
                <w:rFonts w:ascii="宋体" w:eastAsia="宋体" w:hAnsi="宋体" w:hint="eastAsia"/>
              </w:rPr>
            </w:pPr>
            <w:r>
              <w:rPr>
                <w:rFonts w:ascii="宋体" w:eastAsia="宋体" w:hAnsi="宋体" w:cs="宋体" w:hint="eastAsia"/>
                <w:lang w:bidi="ar"/>
              </w:rPr>
              <w:t>ManageFavoritePost.html</w:t>
            </w:r>
          </w:p>
        </w:tc>
        <w:tc>
          <w:tcPr>
            <w:tcW w:w="4117" w:type="dxa"/>
          </w:tcPr>
          <w:p w14:paraId="54966265" w14:textId="4BB8E862" w:rsidR="00227A5A" w:rsidRDefault="00227A5A" w:rsidP="00227A5A">
            <w:pPr>
              <w:spacing w:line="360" w:lineRule="auto"/>
              <w:rPr>
                <w:rFonts w:ascii="宋体" w:eastAsia="宋体" w:hAnsi="宋体" w:hint="eastAsia"/>
              </w:rPr>
            </w:pPr>
            <w:r>
              <w:rPr>
                <w:rFonts w:ascii="宋体" w:eastAsia="宋体" w:hAnsi="宋体" w:cs="宋体" w:hint="eastAsia"/>
                <w:lang w:bidi="ar"/>
              </w:rPr>
              <w:t>管理帖子收藏页面</w:t>
            </w:r>
          </w:p>
        </w:tc>
      </w:tr>
      <w:tr w:rsidR="00227A5A" w14:paraId="32CB6DEB" w14:textId="77777777" w:rsidTr="00633AA3">
        <w:trPr>
          <w:trHeight w:val="460"/>
        </w:trPr>
        <w:tc>
          <w:tcPr>
            <w:tcW w:w="4179" w:type="dxa"/>
          </w:tcPr>
          <w:p w14:paraId="2BFDDB9D" w14:textId="1CE46B74" w:rsidR="00227A5A" w:rsidRDefault="00227A5A" w:rsidP="00227A5A">
            <w:pPr>
              <w:spacing w:line="360" w:lineRule="auto"/>
              <w:rPr>
                <w:rFonts w:ascii="宋体" w:eastAsia="宋体" w:hAnsi="宋体" w:hint="eastAsia"/>
              </w:rPr>
            </w:pPr>
            <w:r>
              <w:rPr>
                <w:rFonts w:ascii="宋体" w:eastAsia="宋体" w:hAnsi="宋体" w:cs="宋体" w:hint="eastAsia"/>
                <w:lang w:bidi="ar"/>
              </w:rPr>
              <w:t>CancelFavoritePost.html</w:t>
            </w:r>
          </w:p>
        </w:tc>
        <w:tc>
          <w:tcPr>
            <w:tcW w:w="4117" w:type="dxa"/>
          </w:tcPr>
          <w:p w14:paraId="44DECF81" w14:textId="1686A08B" w:rsidR="00227A5A" w:rsidRDefault="00227A5A" w:rsidP="00227A5A">
            <w:pPr>
              <w:spacing w:line="360" w:lineRule="auto"/>
              <w:rPr>
                <w:rFonts w:ascii="宋体" w:eastAsia="宋体" w:hAnsi="宋体" w:hint="eastAsia"/>
              </w:rPr>
            </w:pPr>
            <w:r>
              <w:rPr>
                <w:rFonts w:ascii="宋体" w:eastAsia="宋体" w:hAnsi="宋体" w:cs="宋体" w:hint="eastAsia"/>
                <w:lang w:bidi="ar"/>
              </w:rPr>
              <w:t>取消帖子收藏页面</w:t>
            </w:r>
          </w:p>
        </w:tc>
      </w:tr>
      <w:tr w:rsidR="008637BE" w14:paraId="1C028021" w14:textId="77777777" w:rsidTr="00633AA3">
        <w:trPr>
          <w:trHeight w:val="460"/>
          <w:ins w:id="327" w:author="xf s" w:date="2025-11-13T19:22:00Z"/>
        </w:trPr>
        <w:tc>
          <w:tcPr>
            <w:tcW w:w="4179" w:type="dxa"/>
          </w:tcPr>
          <w:p w14:paraId="5FD9D4C9" w14:textId="7792EFA3" w:rsidR="008637BE" w:rsidRDefault="008637BE" w:rsidP="008637BE">
            <w:pPr>
              <w:spacing w:line="360" w:lineRule="auto"/>
              <w:rPr>
                <w:ins w:id="328" w:author="xf s" w:date="2025-11-13T19:22:00Z" w16du:dateUtc="2025-11-13T11:22:00Z"/>
                <w:rFonts w:ascii="宋体" w:eastAsia="宋体" w:hAnsi="宋体" w:cs="宋体" w:hint="eastAsia"/>
                <w:lang w:bidi="ar"/>
              </w:rPr>
            </w:pPr>
            <w:ins w:id="329" w:author="xf s" w:date="2025-11-13T19:22:00Z" w16du:dateUtc="2025-11-13T11:22:00Z">
              <w:r>
                <w:rPr>
                  <w:rFonts w:ascii="宋体" w:eastAsia="宋体" w:hAnsi="宋体"/>
                </w:rPr>
                <w:t>M</w:t>
              </w:r>
              <w:r>
                <w:rPr>
                  <w:rFonts w:ascii="宋体" w:eastAsia="宋体" w:hAnsi="宋体" w:hint="eastAsia"/>
                </w:rPr>
                <w:t>an</w:t>
              </w:r>
              <w:r>
                <w:rPr>
                  <w:rFonts w:ascii="宋体" w:eastAsia="宋体" w:hAnsi="宋体"/>
                </w:rPr>
                <w:t>age</w:t>
              </w:r>
            </w:ins>
            <w:ins w:id="330" w:author="xf s" w:date="2025-11-13T19:23:00Z" w16du:dateUtc="2025-11-13T11:23:00Z">
              <w:r w:rsidR="00B05110">
                <w:rPr>
                  <w:rFonts w:ascii="宋体" w:eastAsia="宋体" w:hAnsi="宋体" w:hint="eastAsia"/>
                </w:rPr>
                <w:t>Plan</w:t>
              </w:r>
            </w:ins>
            <w:ins w:id="331" w:author="xf s" w:date="2025-11-13T19:22:00Z" w16du:dateUtc="2025-11-13T11:22:00Z">
              <w:r>
                <w:rPr>
                  <w:rFonts w:ascii="宋体" w:eastAsia="宋体" w:hAnsi="宋体"/>
                </w:rPr>
                <w:t>Collect.html</w:t>
              </w:r>
            </w:ins>
          </w:p>
        </w:tc>
        <w:tc>
          <w:tcPr>
            <w:tcW w:w="4117" w:type="dxa"/>
          </w:tcPr>
          <w:p w14:paraId="42C5094C" w14:textId="4F1B3EC8" w:rsidR="008637BE" w:rsidRDefault="008637BE" w:rsidP="008637BE">
            <w:pPr>
              <w:spacing w:line="360" w:lineRule="auto"/>
              <w:rPr>
                <w:ins w:id="332" w:author="xf s" w:date="2025-11-13T19:22:00Z" w16du:dateUtc="2025-11-13T11:22:00Z"/>
                <w:rFonts w:ascii="宋体" w:eastAsia="宋体" w:hAnsi="宋体" w:cs="宋体" w:hint="eastAsia"/>
                <w:lang w:bidi="ar"/>
              </w:rPr>
            </w:pPr>
            <w:ins w:id="333" w:author="xf s" w:date="2025-11-13T19:22:00Z" w16du:dateUtc="2025-11-13T11:22:00Z">
              <w:r>
                <w:rPr>
                  <w:rFonts w:ascii="宋体" w:eastAsia="宋体" w:hAnsi="宋体" w:hint="eastAsia"/>
                </w:rPr>
                <w:t>管理计划收藏</w:t>
              </w:r>
              <w:r>
                <w:rPr>
                  <w:rFonts w:ascii="宋体" w:eastAsia="宋体" w:hAnsi="宋体"/>
                </w:rPr>
                <w:t>页面</w:t>
              </w:r>
            </w:ins>
          </w:p>
        </w:tc>
      </w:tr>
      <w:tr w:rsidR="008637BE" w14:paraId="719F9A51" w14:textId="77777777" w:rsidTr="00633AA3">
        <w:trPr>
          <w:trHeight w:val="460"/>
          <w:ins w:id="334" w:author="xf s" w:date="2025-11-13T19:22:00Z"/>
        </w:trPr>
        <w:tc>
          <w:tcPr>
            <w:tcW w:w="4179" w:type="dxa"/>
          </w:tcPr>
          <w:p w14:paraId="00EF75ED" w14:textId="53B31AA4" w:rsidR="008637BE" w:rsidRDefault="008637BE" w:rsidP="008637BE">
            <w:pPr>
              <w:spacing w:line="360" w:lineRule="auto"/>
              <w:rPr>
                <w:ins w:id="335" w:author="xf s" w:date="2025-11-13T19:22:00Z" w16du:dateUtc="2025-11-13T11:22:00Z"/>
                <w:rFonts w:ascii="宋体" w:eastAsia="宋体" w:hAnsi="宋体" w:hint="eastAsia"/>
              </w:rPr>
            </w:pPr>
            <w:ins w:id="336" w:author="xf s" w:date="2025-11-13T19:22:00Z" w16du:dateUtc="2025-11-13T11:22:00Z">
              <w:r>
                <w:rPr>
                  <w:rFonts w:ascii="宋体" w:eastAsia="宋体" w:hAnsi="宋体" w:hint="eastAsia"/>
                </w:rPr>
                <w:t>Cancel</w:t>
              </w:r>
            </w:ins>
            <w:ins w:id="337" w:author="xf s" w:date="2025-11-13T19:23:00Z" w16du:dateUtc="2025-11-13T11:23:00Z">
              <w:r w:rsidR="00B05110">
                <w:rPr>
                  <w:rFonts w:ascii="宋体" w:eastAsia="宋体" w:hAnsi="宋体" w:hint="eastAsia"/>
                </w:rPr>
                <w:t>Plan</w:t>
              </w:r>
            </w:ins>
            <w:ins w:id="338" w:author="xf s" w:date="2025-11-13T19:22:00Z" w16du:dateUtc="2025-11-13T11:22:00Z">
              <w:r>
                <w:rPr>
                  <w:rFonts w:ascii="宋体" w:eastAsia="宋体" w:hAnsi="宋体"/>
                </w:rPr>
                <w:t>Collect.html</w:t>
              </w:r>
            </w:ins>
          </w:p>
        </w:tc>
        <w:tc>
          <w:tcPr>
            <w:tcW w:w="4117" w:type="dxa"/>
          </w:tcPr>
          <w:p w14:paraId="7D8BA756" w14:textId="76A42FA8" w:rsidR="008637BE" w:rsidRDefault="008637BE" w:rsidP="008637BE">
            <w:pPr>
              <w:spacing w:line="360" w:lineRule="auto"/>
              <w:rPr>
                <w:ins w:id="339" w:author="xf s" w:date="2025-11-13T19:22:00Z" w16du:dateUtc="2025-11-13T11:22:00Z"/>
                <w:rFonts w:ascii="宋体" w:eastAsia="宋体" w:hAnsi="宋体" w:hint="eastAsia"/>
              </w:rPr>
            </w:pPr>
            <w:ins w:id="340" w:author="xf s" w:date="2025-11-13T19:22:00Z" w16du:dateUtc="2025-11-13T11:22:00Z">
              <w:r>
                <w:rPr>
                  <w:rFonts w:ascii="宋体" w:eastAsia="宋体" w:hAnsi="宋体" w:hint="eastAsia"/>
                </w:rPr>
                <w:t>取消计划收藏页面</w:t>
              </w:r>
            </w:ins>
          </w:p>
        </w:tc>
      </w:tr>
    </w:tbl>
    <w:p w14:paraId="2907321B" w14:textId="5C9E487C" w:rsidR="00227A5A" w:rsidRPr="00227A5A" w:rsidRDefault="00227A5A" w:rsidP="00227A5A">
      <w:pPr>
        <w:spacing w:line="360" w:lineRule="auto"/>
        <w:rPr>
          <w:rFonts w:ascii="宋体" w:eastAsia="宋体" w:hAnsi="宋体" w:cs="宋体" w:hint="eastAsia"/>
          <w:lang w:bidi="ar"/>
        </w:rPr>
      </w:pPr>
      <w:r w:rsidRPr="00227A5A">
        <w:rPr>
          <w:rFonts w:ascii="宋体" w:eastAsia="宋体" w:hAnsi="宋体" w:cs="宋体" w:hint="eastAsia"/>
          <w:lang w:bidi="ar"/>
        </w:rPr>
        <w:t>事务层：Favorite</w:t>
      </w:r>
      <w:del w:id="341" w:author="xf s" w:date="2025-11-13T19:22:00Z" w16du:dateUtc="2025-11-13T11:22:00Z">
        <w:r w:rsidRPr="00227A5A" w:rsidDel="008637BE">
          <w:rPr>
            <w:rFonts w:ascii="宋体" w:eastAsia="宋体" w:hAnsi="宋体" w:cs="宋体" w:hint="eastAsia"/>
            <w:lang w:bidi="ar"/>
          </w:rPr>
          <w:delText>Post</w:delText>
        </w:r>
      </w:del>
      <w:r w:rsidRPr="00227A5A">
        <w:rPr>
          <w:rFonts w:ascii="宋体" w:eastAsia="宋体" w:hAnsi="宋体" w:cs="宋体" w:hint="eastAsia"/>
          <w:lang w:bidi="ar"/>
        </w:rPr>
        <w:t>.java 收藏类</w:t>
      </w:r>
    </w:p>
    <w:p w14:paraId="082CFF7D" w14:textId="162622A9" w:rsidR="00227A5A" w:rsidRDefault="00227A5A" w:rsidP="00227A5A">
      <w:pPr>
        <w:spacing w:line="360" w:lineRule="auto"/>
        <w:rPr>
          <w:rFonts w:ascii="宋体" w:eastAsia="宋体" w:hAnsi="宋体" w:cs="宋体" w:hint="eastAsia"/>
        </w:rPr>
      </w:pPr>
      <w:r w:rsidRPr="00227A5A">
        <w:rPr>
          <w:rFonts w:ascii="宋体" w:eastAsia="宋体" w:hAnsi="宋体" w:cs="宋体" w:hint="eastAsia"/>
          <w:lang w:bidi="ar"/>
        </w:rPr>
        <w:t>数据层：Favorite</w:t>
      </w:r>
      <w:del w:id="342" w:author="xf s" w:date="2025-11-13T19:22:00Z" w16du:dateUtc="2025-11-13T11:22:00Z">
        <w:r w:rsidRPr="00227A5A" w:rsidDel="008637BE">
          <w:rPr>
            <w:rFonts w:ascii="宋体" w:eastAsia="宋体" w:hAnsi="宋体" w:cs="宋体" w:hint="eastAsia"/>
            <w:lang w:bidi="ar"/>
          </w:rPr>
          <w:delText>Post</w:delText>
        </w:r>
      </w:del>
      <w:r w:rsidRPr="00227A5A">
        <w:rPr>
          <w:rFonts w:ascii="宋体" w:eastAsia="宋体" w:hAnsi="宋体" w:cs="宋体" w:hint="eastAsia"/>
          <w:lang w:bidi="ar"/>
        </w:rPr>
        <w:t>.dat 收藏信息表</w:t>
      </w:r>
    </w:p>
    <w:p w14:paraId="7656D290" w14:textId="12000608" w:rsidR="00C27F6C" w:rsidRDefault="00000000">
      <w:pPr>
        <w:pStyle w:val="1"/>
        <w:rPr>
          <w:rFonts w:ascii="华文中宋" w:eastAsia="华文中宋" w:hAnsi="华文中宋" w:hint="eastAsia"/>
          <w:sz w:val="32"/>
          <w:szCs w:val="32"/>
        </w:rPr>
      </w:pPr>
      <w:r>
        <w:rPr>
          <w:rFonts w:ascii="华文中宋" w:eastAsia="华文中宋" w:hAnsi="华文中宋" w:hint="eastAsia"/>
          <w:sz w:val="32"/>
          <w:szCs w:val="32"/>
        </w:rPr>
        <w:lastRenderedPageBreak/>
        <w:t>三、系统行为模型</w:t>
      </w:r>
      <w:bookmarkEnd w:id="326"/>
    </w:p>
    <w:p w14:paraId="7BD8D8D1" w14:textId="77777777" w:rsidR="00C27F6C" w:rsidRDefault="00000000">
      <w:pPr>
        <w:pStyle w:val="2"/>
        <w:rPr>
          <w:rFonts w:hint="eastAsia"/>
        </w:rPr>
      </w:pPr>
      <w:bookmarkStart w:id="343" w:name="_Toc149848668"/>
      <w:r>
        <w:rPr>
          <w:rFonts w:hint="eastAsia"/>
        </w:rPr>
        <w:t>1</w:t>
      </w:r>
      <w:r>
        <w:rPr>
          <w:rFonts w:hint="eastAsia"/>
        </w:rPr>
        <w:t>、交互模型</w:t>
      </w:r>
      <w:bookmarkEnd w:id="343"/>
    </w:p>
    <w:p w14:paraId="4902C987" w14:textId="77777777" w:rsidR="00C27F6C" w:rsidRDefault="00000000">
      <w:pPr>
        <w:pStyle w:val="4"/>
        <w:rPr>
          <w:rFonts w:ascii="宋体" w:hAnsi="宋体" w:hint="eastAsia"/>
          <w:szCs w:val="21"/>
        </w:rPr>
      </w:pPr>
      <w:r>
        <w:rPr>
          <w:rFonts w:ascii="宋体" w:hAnsi="宋体" w:hint="eastAsia"/>
          <w:szCs w:val="21"/>
        </w:rPr>
        <w:t>1</w:t>
      </w:r>
      <w:r>
        <w:rPr>
          <w:rFonts w:ascii="宋体" w:hAnsi="宋体"/>
          <w:szCs w:val="21"/>
        </w:rPr>
        <w:t xml:space="preserve">.1 </w:t>
      </w:r>
      <w:r>
        <w:rPr>
          <w:rFonts w:ascii="宋体" w:hAnsi="宋体" w:hint="eastAsia"/>
          <w:szCs w:val="21"/>
        </w:rPr>
        <w:t>用户登录顺序图</w:t>
      </w:r>
    </w:p>
    <w:p w14:paraId="0AFA26C6" w14:textId="77777777" w:rsidR="00C27F6C" w:rsidRDefault="00000000">
      <w:pPr>
        <w:rPr>
          <w:rFonts w:hint="eastAsia"/>
        </w:rPr>
      </w:pPr>
      <w:r>
        <w:rPr>
          <w:noProof/>
        </w:rPr>
        <w:drawing>
          <wp:inline distT="0" distB="0" distL="0" distR="0" wp14:anchorId="0264E31B" wp14:editId="73693289">
            <wp:extent cx="5509260" cy="3092450"/>
            <wp:effectExtent l="0" t="0" r="0" b="0"/>
            <wp:docPr id="115444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8149" name="图片 1"/>
                    <pic:cNvPicPr>
                      <a:picLocks noChangeAspect="1" noChangeArrowheads="1"/>
                    </pic:cNvPicPr>
                  </pic:nvPicPr>
                  <pic:blipFill>
                    <a:blip r:embed="rId15">
                      <a:extLst>
                        <a:ext uri="{28A0092B-C50C-407E-A947-70E740481C1C}">
                          <a14:useLocalDpi xmlns:a14="http://schemas.microsoft.com/office/drawing/2010/main" val="0"/>
                        </a:ext>
                      </a:extLst>
                    </a:blip>
                    <a:srcRect r="32218" b="36622"/>
                    <a:stretch>
                      <a:fillRect/>
                    </a:stretch>
                  </pic:blipFill>
                  <pic:spPr>
                    <a:xfrm>
                      <a:off x="0" y="0"/>
                      <a:ext cx="5527566" cy="3102507"/>
                    </a:xfrm>
                    <a:prstGeom prst="rect">
                      <a:avLst/>
                    </a:prstGeom>
                    <a:noFill/>
                    <a:ln>
                      <a:noFill/>
                    </a:ln>
                  </pic:spPr>
                </pic:pic>
              </a:graphicData>
            </a:graphic>
          </wp:inline>
        </w:drawing>
      </w:r>
    </w:p>
    <w:p w14:paraId="39AE2E88" w14:textId="77777777" w:rsidR="00C27F6C" w:rsidRDefault="00000000">
      <w:pPr>
        <w:pStyle w:val="4"/>
        <w:rPr>
          <w:rFonts w:ascii="宋体" w:hAnsi="宋体" w:hint="eastAsia"/>
          <w:szCs w:val="21"/>
        </w:rPr>
      </w:pPr>
      <w:r>
        <w:rPr>
          <w:rFonts w:ascii="宋体" w:hAnsi="宋体"/>
          <w:szCs w:val="21"/>
        </w:rPr>
        <w:t>1.</w:t>
      </w:r>
      <w:r>
        <w:rPr>
          <w:rFonts w:ascii="宋体" w:hAnsi="宋体" w:hint="eastAsia"/>
          <w:szCs w:val="21"/>
        </w:rPr>
        <w:t>2</w:t>
      </w:r>
      <w:r>
        <w:rPr>
          <w:rFonts w:ascii="宋体" w:hAnsi="宋体"/>
          <w:szCs w:val="21"/>
        </w:rPr>
        <w:t xml:space="preserve"> </w:t>
      </w:r>
      <w:r>
        <w:rPr>
          <w:rFonts w:ascii="宋体" w:hAnsi="宋体" w:hint="eastAsia"/>
          <w:szCs w:val="21"/>
        </w:rPr>
        <w:t>用户注册顺序图</w:t>
      </w:r>
    </w:p>
    <w:p w14:paraId="6A3BDE83" w14:textId="77777777" w:rsidR="00C27F6C" w:rsidRDefault="00000000">
      <w:pPr>
        <w:rPr>
          <w:rFonts w:hint="eastAsia"/>
        </w:rPr>
      </w:pPr>
      <w:r>
        <w:rPr>
          <w:noProof/>
        </w:rPr>
        <w:drawing>
          <wp:inline distT="0" distB="0" distL="0" distR="0" wp14:anchorId="25C4A6A9" wp14:editId="043A79BD">
            <wp:extent cx="5584825" cy="2908300"/>
            <wp:effectExtent l="0" t="0" r="0" b="0"/>
            <wp:docPr id="51411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1467" name="图片 1"/>
                    <pic:cNvPicPr>
                      <a:picLocks noChangeAspect="1" noChangeArrowheads="1"/>
                    </pic:cNvPicPr>
                  </pic:nvPicPr>
                  <pic:blipFill>
                    <a:blip r:embed="rId16">
                      <a:extLst>
                        <a:ext uri="{28A0092B-C50C-407E-A947-70E740481C1C}">
                          <a14:useLocalDpi xmlns:a14="http://schemas.microsoft.com/office/drawing/2010/main" val="0"/>
                        </a:ext>
                      </a:extLst>
                    </a:blip>
                    <a:srcRect r="33181" b="37256"/>
                    <a:stretch>
                      <a:fillRect/>
                    </a:stretch>
                  </pic:blipFill>
                  <pic:spPr>
                    <a:xfrm>
                      <a:off x="0" y="0"/>
                      <a:ext cx="5594861" cy="2913360"/>
                    </a:xfrm>
                    <a:prstGeom prst="rect">
                      <a:avLst/>
                    </a:prstGeom>
                    <a:noFill/>
                    <a:ln>
                      <a:noFill/>
                    </a:ln>
                  </pic:spPr>
                </pic:pic>
              </a:graphicData>
            </a:graphic>
          </wp:inline>
        </w:drawing>
      </w:r>
    </w:p>
    <w:p w14:paraId="15D42FE5" w14:textId="77777777" w:rsidR="00C27F6C" w:rsidRDefault="00000000">
      <w:pPr>
        <w:pStyle w:val="4"/>
        <w:rPr>
          <w:rFonts w:ascii="宋体" w:hAnsi="宋体" w:hint="eastAsia"/>
          <w:szCs w:val="21"/>
        </w:rPr>
      </w:pPr>
      <w:r>
        <w:rPr>
          <w:rFonts w:ascii="宋体" w:hAnsi="宋体"/>
          <w:szCs w:val="21"/>
        </w:rPr>
        <w:lastRenderedPageBreak/>
        <w:t>1.</w:t>
      </w:r>
      <w:r>
        <w:rPr>
          <w:rFonts w:ascii="宋体" w:hAnsi="宋体" w:hint="eastAsia"/>
          <w:szCs w:val="21"/>
        </w:rPr>
        <w:t>3</w:t>
      </w:r>
      <w:r>
        <w:rPr>
          <w:rFonts w:ascii="宋体" w:hAnsi="宋体"/>
          <w:szCs w:val="21"/>
        </w:rPr>
        <w:t xml:space="preserve"> </w:t>
      </w:r>
      <w:r>
        <w:rPr>
          <w:rFonts w:ascii="宋体" w:hAnsi="宋体" w:hint="eastAsia"/>
          <w:szCs w:val="21"/>
        </w:rPr>
        <w:t>修改用户信息顺序图</w:t>
      </w:r>
    </w:p>
    <w:p w14:paraId="083E11AD" w14:textId="77777777" w:rsidR="00C27F6C" w:rsidRDefault="00000000">
      <w:pPr>
        <w:rPr>
          <w:rFonts w:hint="eastAsia"/>
        </w:rPr>
      </w:pPr>
      <w:r>
        <w:rPr>
          <w:noProof/>
        </w:rPr>
        <w:drawing>
          <wp:inline distT="0" distB="0" distL="0" distR="0" wp14:anchorId="525D010E" wp14:editId="54FE552B">
            <wp:extent cx="5314950" cy="3143250"/>
            <wp:effectExtent l="0" t="0" r="0" b="0"/>
            <wp:docPr id="924933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3800" name="图片 2"/>
                    <pic:cNvPicPr>
                      <a:picLocks noChangeAspect="1" noChangeArrowheads="1"/>
                    </pic:cNvPicPr>
                  </pic:nvPicPr>
                  <pic:blipFill>
                    <a:blip r:embed="rId17">
                      <a:extLst>
                        <a:ext uri="{28A0092B-C50C-407E-A947-70E740481C1C}">
                          <a14:useLocalDpi xmlns:a14="http://schemas.microsoft.com/office/drawing/2010/main" val="0"/>
                        </a:ext>
                      </a:extLst>
                    </a:blip>
                    <a:srcRect r="32820" b="36963"/>
                    <a:stretch>
                      <a:fillRect/>
                    </a:stretch>
                  </pic:blipFill>
                  <pic:spPr>
                    <a:xfrm>
                      <a:off x="0" y="0"/>
                      <a:ext cx="5318678" cy="3145455"/>
                    </a:xfrm>
                    <a:prstGeom prst="rect">
                      <a:avLst/>
                    </a:prstGeom>
                    <a:noFill/>
                    <a:ln>
                      <a:noFill/>
                    </a:ln>
                  </pic:spPr>
                </pic:pic>
              </a:graphicData>
            </a:graphic>
          </wp:inline>
        </w:drawing>
      </w:r>
    </w:p>
    <w:p w14:paraId="5038D723" w14:textId="77777777" w:rsidR="00C27F6C" w:rsidRDefault="00000000">
      <w:pPr>
        <w:pStyle w:val="4"/>
        <w:rPr>
          <w:rFonts w:ascii="宋体" w:hAnsi="宋体" w:hint="eastAsia"/>
          <w:szCs w:val="21"/>
        </w:rPr>
      </w:pPr>
      <w:r>
        <w:rPr>
          <w:rFonts w:ascii="宋体" w:hAnsi="宋体"/>
          <w:szCs w:val="21"/>
        </w:rPr>
        <w:t>1.</w:t>
      </w:r>
      <w:r>
        <w:rPr>
          <w:rFonts w:ascii="宋体" w:hAnsi="宋体" w:hint="eastAsia"/>
          <w:szCs w:val="21"/>
        </w:rPr>
        <w:t>4</w:t>
      </w:r>
      <w:r>
        <w:rPr>
          <w:rFonts w:ascii="宋体" w:hAnsi="宋体"/>
          <w:szCs w:val="21"/>
        </w:rPr>
        <w:t xml:space="preserve"> </w:t>
      </w:r>
      <w:r>
        <w:rPr>
          <w:rFonts w:ascii="宋体" w:hAnsi="宋体" w:hint="eastAsia"/>
          <w:szCs w:val="21"/>
        </w:rPr>
        <w:t>注销账号顺序图</w:t>
      </w:r>
    </w:p>
    <w:p w14:paraId="2FA249E2" w14:textId="77777777" w:rsidR="00C27F6C" w:rsidRDefault="00000000">
      <w:pPr>
        <w:rPr>
          <w:rFonts w:hint="eastAsia"/>
        </w:rPr>
      </w:pPr>
      <w:r>
        <w:rPr>
          <w:noProof/>
        </w:rPr>
        <w:drawing>
          <wp:inline distT="0" distB="0" distL="0" distR="0" wp14:anchorId="3C163FB8" wp14:editId="3C973B4E">
            <wp:extent cx="5396865" cy="2813050"/>
            <wp:effectExtent l="0" t="0" r="0" b="0"/>
            <wp:docPr id="6969164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6479" name="图片 3"/>
                    <pic:cNvPicPr>
                      <a:picLocks noChangeAspect="1" noChangeArrowheads="1"/>
                    </pic:cNvPicPr>
                  </pic:nvPicPr>
                  <pic:blipFill>
                    <a:blip r:embed="rId18">
                      <a:extLst>
                        <a:ext uri="{28A0092B-C50C-407E-A947-70E740481C1C}">
                          <a14:useLocalDpi xmlns:a14="http://schemas.microsoft.com/office/drawing/2010/main" val="0"/>
                        </a:ext>
                      </a:extLst>
                    </a:blip>
                    <a:srcRect r="34626" b="39088"/>
                    <a:stretch>
                      <a:fillRect/>
                    </a:stretch>
                  </pic:blipFill>
                  <pic:spPr>
                    <a:xfrm>
                      <a:off x="0" y="0"/>
                      <a:ext cx="5401616" cy="2815207"/>
                    </a:xfrm>
                    <a:prstGeom prst="rect">
                      <a:avLst/>
                    </a:prstGeom>
                    <a:noFill/>
                    <a:ln>
                      <a:noFill/>
                    </a:ln>
                  </pic:spPr>
                </pic:pic>
              </a:graphicData>
            </a:graphic>
          </wp:inline>
        </w:drawing>
      </w:r>
    </w:p>
    <w:p w14:paraId="7FF939B7" w14:textId="77777777" w:rsidR="00C27F6C" w:rsidRDefault="00000000">
      <w:pPr>
        <w:pStyle w:val="4"/>
        <w:rPr>
          <w:rFonts w:ascii="宋体" w:hAnsi="宋体" w:hint="eastAsia"/>
          <w:szCs w:val="21"/>
        </w:rPr>
      </w:pPr>
      <w:r>
        <w:rPr>
          <w:rFonts w:ascii="宋体" w:hAnsi="宋体"/>
          <w:szCs w:val="21"/>
        </w:rPr>
        <w:lastRenderedPageBreak/>
        <w:t>1.</w:t>
      </w:r>
      <w:r>
        <w:rPr>
          <w:rFonts w:ascii="宋体" w:hAnsi="宋体" w:hint="eastAsia"/>
          <w:szCs w:val="21"/>
        </w:rPr>
        <w:t>5</w:t>
      </w:r>
      <w:r>
        <w:rPr>
          <w:rFonts w:ascii="宋体" w:hAnsi="宋体"/>
          <w:szCs w:val="21"/>
        </w:rPr>
        <w:t xml:space="preserve"> </w:t>
      </w:r>
      <w:r>
        <w:rPr>
          <w:rFonts w:ascii="宋体" w:hAnsi="宋体" w:hint="eastAsia"/>
          <w:szCs w:val="21"/>
        </w:rPr>
        <w:t>密码找回顺序图</w:t>
      </w:r>
    </w:p>
    <w:p w14:paraId="172820C9" w14:textId="77777777" w:rsidR="00C27F6C" w:rsidRDefault="00000000">
      <w:pPr>
        <w:rPr>
          <w:rFonts w:hint="eastAsia"/>
        </w:rPr>
      </w:pPr>
      <w:r>
        <w:rPr>
          <w:noProof/>
        </w:rPr>
        <w:drawing>
          <wp:inline distT="0" distB="0" distL="0" distR="0" wp14:anchorId="10CAE16D" wp14:editId="5236CE04">
            <wp:extent cx="5557520" cy="2197100"/>
            <wp:effectExtent l="0" t="0" r="0" b="0"/>
            <wp:docPr id="209342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70" name="图片 1"/>
                    <pic:cNvPicPr>
                      <a:picLocks noChangeAspect="1" noChangeArrowheads="1"/>
                    </pic:cNvPicPr>
                  </pic:nvPicPr>
                  <pic:blipFill>
                    <a:blip r:embed="rId19">
                      <a:extLst>
                        <a:ext uri="{28A0092B-C50C-407E-A947-70E740481C1C}">
                          <a14:useLocalDpi xmlns:a14="http://schemas.microsoft.com/office/drawing/2010/main" val="0"/>
                        </a:ext>
                      </a:extLst>
                    </a:blip>
                    <a:srcRect r="33301" b="38963"/>
                    <a:stretch>
                      <a:fillRect/>
                    </a:stretch>
                  </pic:blipFill>
                  <pic:spPr>
                    <a:xfrm>
                      <a:off x="0" y="0"/>
                      <a:ext cx="5568785" cy="2201379"/>
                    </a:xfrm>
                    <a:prstGeom prst="rect">
                      <a:avLst/>
                    </a:prstGeom>
                    <a:noFill/>
                    <a:ln>
                      <a:noFill/>
                    </a:ln>
                  </pic:spPr>
                </pic:pic>
              </a:graphicData>
            </a:graphic>
          </wp:inline>
        </w:drawing>
      </w:r>
    </w:p>
    <w:p w14:paraId="797E89DF" w14:textId="282DFA62" w:rsidR="00C27F6C" w:rsidRDefault="00000000">
      <w:pPr>
        <w:pStyle w:val="4"/>
        <w:rPr>
          <w:rFonts w:ascii="宋体" w:hAnsi="宋体" w:hint="eastAsia"/>
          <w:szCs w:val="21"/>
        </w:rPr>
      </w:pPr>
      <w:r>
        <w:rPr>
          <w:rFonts w:ascii="宋体" w:hAnsi="宋体"/>
          <w:szCs w:val="21"/>
        </w:rPr>
        <w:t>1.6</w:t>
      </w:r>
      <w:r w:rsidR="00227A5A" w:rsidRPr="00227A5A">
        <w:rPr>
          <w:rFonts w:ascii="宋体" w:hAnsi="宋体" w:hint="eastAsia"/>
          <w:szCs w:val="21"/>
        </w:rPr>
        <w:t>增加打卡记录顺序图</w:t>
      </w:r>
    </w:p>
    <w:p w14:paraId="623643A0" w14:textId="746A98BC" w:rsidR="00C27F6C" w:rsidRPr="00EB3E3B" w:rsidRDefault="00227A5A" w:rsidP="00EB3E3B">
      <w:pPr>
        <w:spacing w:line="360" w:lineRule="auto"/>
        <w:rPr>
          <w:rFonts w:ascii="Consolas" w:hAnsi="Consolas" w:cs="宋体"/>
        </w:rPr>
      </w:pPr>
      <w:r>
        <w:rPr>
          <w:noProof/>
        </w:rPr>
        <w:drawing>
          <wp:inline distT="0" distB="0" distL="114300" distR="114300" wp14:anchorId="0EFB6BB9" wp14:editId="5E604516">
            <wp:extent cx="5273040" cy="231838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273040" cy="2318385"/>
                    </a:xfrm>
                    <a:prstGeom prst="rect">
                      <a:avLst/>
                    </a:prstGeom>
                    <a:noFill/>
                    <a:ln>
                      <a:noFill/>
                    </a:ln>
                  </pic:spPr>
                </pic:pic>
              </a:graphicData>
            </a:graphic>
          </wp:inline>
        </w:drawing>
      </w:r>
    </w:p>
    <w:p w14:paraId="56CD2F16" w14:textId="62E80C39" w:rsidR="00C27F6C" w:rsidRPr="00227A5A" w:rsidRDefault="00000000" w:rsidP="00227A5A">
      <w:pPr>
        <w:rPr>
          <w:rFonts w:hint="eastAsia"/>
          <w:b/>
          <w:bCs/>
        </w:rPr>
      </w:pPr>
      <w:r>
        <w:rPr>
          <w:rFonts w:ascii="宋体" w:hAnsi="宋体" w:hint="eastAsia"/>
          <w:szCs w:val="21"/>
        </w:rPr>
        <w:t>1</w:t>
      </w:r>
      <w:r>
        <w:rPr>
          <w:rFonts w:ascii="宋体" w:hAnsi="宋体"/>
          <w:szCs w:val="21"/>
        </w:rPr>
        <w:t>.7</w:t>
      </w:r>
      <w:r w:rsidR="00227A5A">
        <w:rPr>
          <w:rFonts w:hint="eastAsia"/>
          <w:b/>
          <w:bCs/>
        </w:rPr>
        <w:t>删除打卡记录顺序图</w:t>
      </w:r>
    </w:p>
    <w:p w14:paraId="1894304B" w14:textId="664A1641" w:rsidR="00C27F6C" w:rsidRDefault="00227A5A">
      <w:pPr>
        <w:spacing w:line="360" w:lineRule="auto"/>
        <w:rPr>
          <w:rFonts w:ascii="Consolas" w:hAnsi="Consolas" w:cs="宋体"/>
          <w:color w:val="000000" w:themeColor="text1"/>
        </w:rPr>
      </w:pPr>
      <w:r>
        <w:rPr>
          <w:noProof/>
        </w:rPr>
        <w:drawing>
          <wp:inline distT="0" distB="0" distL="114300" distR="114300" wp14:anchorId="434499B9" wp14:editId="39CA2D71">
            <wp:extent cx="5269230" cy="2572385"/>
            <wp:effectExtent l="0" t="0" r="127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5269230" cy="2572385"/>
                    </a:xfrm>
                    <a:prstGeom prst="rect">
                      <a:avLst/>
                    </a:prstGeom>
                    <a:noFill/>
                    <a:ln>
                      <a:noFill/>
                    </a:ln>
                  </pic:spPr>
                </pic:pic>
              </a:graphicData>
            </a:graphic>
          </wp:inline>
        </w:drawing>
      </w:r>
    </w:p>
    <w:p w14:paraId="080D63CC" w14:textId="77777777" w:rsidR="00C27F6C" w:rsidRDefault="00C27F6C">
      <w:pPr>
        <w:rPr>
          <w:rFonts w:ascii="宋体" w:eastAsia="宋体" w:hAnsi="宋体" w:cstheme="majorBidi" w:hint="eastAsia"/>
          <w:b/>
          <w:bCs/>
          <w:szCs w:val="21"/>
        </w:rPr>
      </w:pPr>
    </w:p>
    <w:p w14:paraId="04BA4595" w14:textId="13832056" w:rsidR="00C27F6C" w:rsidRDefault="00000000">
      <w:pPr>
        <w:pStyle w:val="4"/>
        <w:rPr>
          <w:rFonts w:hint="eastAsia"/>
        </w:rPr>
      </w:pPr>
      <w:r>
        <w:rPr>
          <w:rFonts w:ascii="宋体" w:hAnsi="宋体"/>
          <w:szCs w:val="21"/>
        </w:rPr>
        <w:t>1.8</w:t>
      </w:r>
      <w:r w:rsidR="00227A5A">
        <w:rPr>
          <w:rFonts w:hint="eastAsia"/>
        </w:rPr>
        <w:t>查看全部打卡记录顺序图</w:t>
      </w:r>
    </w:p>
    <w:p w14:paraId="44653350" w14:textId="796E556E" w:rsidR="00227A5A" w:rsidRPr="00227A5A" w:rsidRDefault="00227A5A" w:rsidP="00227A5A">
      <w:pPr>
        <w:rPr>
          <w:rFonts w:hint="eastAsia"/>
        </w:rPr>
      </w:pPr>
      <w:r>
        <w:rPr>
          <w:noProof/>
        </w:rPr>
        <w:drawing>
          <wp:inline distT="0" distB="0" distL="114300" distR="114300" wp14:anchorId="18D06735" wp14:editId="0E1414AE">
            <wp:extent cx="5269865" cy="2541270"/>
            <wp:effectExtent l="0" t="0" r="63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a:stretch>
                      <a:fillRect/>
                    </a:stretch>
                  </pic:blipFill>
                  <pic:spPr>
                    <a:xfrm>
                      <a:off x="0" y="0"/>
                      <a:ext cx="5269865" cy="2541270"/>
                    </a:xfrm>
                    <a:prstGeom prst="rect">
                      <a:avLst/>
                    </a:prstGeom>
                    <a:noFill/>
                    <a:ln>
                      <a:noFill/>
                    </a:ln>
                  </pic:spPr>
                </pic:pic>
              </a:graphicData>
            </a:graphic>
          </wp:inline>
        </w:drawing>
      </w:r>
    </w:p>
    <w:p w14:paraId="790C08A4" w14:textId="3BBB8661" w:rsidR="00C27F6C" w:rsidRDefault="00000000">
      <w:pPr>
        <w:pStyle w:val="4"/>
        <w:rPr>
          <w:rFonts w:ascii="宋体" w:hAnsi="宋体" w:hint="eastAsia"/>
          <w:szCs w:val="21"/>
        </w:rPr>
      </w:pPr>
      <w:r>
        <w:rPr>
          <w:rFonts w:ascii="宋体" w:hAnsi="宋体"/>
          <w:szCs w:val="21"/>
        </w:rPr>
        <w:t>1.9</w:t>
      </w:r>
      <w:r w:rsidR="00227A5A" w:rsidRPr="00227A5A">
        <w:rPr>
          <w:rFonts w:ascii="宋体" w:hAnsi="宋体" w:hint="eastAsia"/>
          <w:szCs w:val="21"/>
        </w:rPr>
        <w:t>按照日期查询打卡记录顺序图</w:t>
      </w:r>
    </w:p>
    <w:p w14:paraId="5DB47F86" w14:textId="59BB7738" w:rsidR="00C27F6C" w:rsidRDefault="00EB3E3B">
      <w:pPr>
        <w:pStyle w:val="af2"/>
        <w:spacing w:line="360" w:lineRule="auto"/>
        <w:ind w:firstLineChars="0" w:firstLine="0"/>
        <w:rPr>
          <w:rFonts w:ascii="Consolas" w:hAnsi="Consolas"/>
          <w:color w:val="000000" w:themeColor="text1"/>
        </w:rPr>
      </w:pPr>
      <w:r>
        <w:rPr>
          <w:rFonts w:hint="eastAsia"/>
          <w:noProof/>
        </w:rPr>
        <w:drawing>
          <wp:inline distT="0" distB="0" distL="0" distR="0" wp14:anchorId="33659A45" wp14:editId="45D3C05A">
            <wp:extent cx="5274310" cy="2544445"/>
            <wp:effectExtent l="0" t="0" r="2540" b="8255"/>
            <wp:docPr id="1243684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544445"/>
                    </a:xfrm>
                    <a:prstGeom prst="rect">
                      <a:avLst/>
                    </a:prstGeom>
                    <a:noFill/>
                    <a:ln>
                      <a:noFill/>
                    </a:ln>
                  </pic:spPr>
                </pic:pic>
              </a:graphicData>
            </a:graphic>
          </wp:inline>
        </w:drawing>
      </w:r>
    </w:p>
    <w:p w14:paraId="708D32EF" w14:textId="56C94078" w:rsidR="00C27F6C" w:rsidRDefault="00000000">
      <w:pPr>
        <w:pStyle w:val="4"/>
        <w:rPr>
          <w:rFonts w:ascii="宋体" w:hAnsi="宋体" w:hint="eastAsia"/>
          <w:szCs w:val="21"/>
        </w:rPr>
      </w:pPr>
      <w:r>
        <w:rPr>
          <w:rFonts w:ascii="宋体" w:hAnsi="宋体"/>
          <w:szCs w:val="21"/>
        </w:rPr>
        <w:lastRenderedPageBreak/>
        <w:t>1.10</w:t>
      </w:r>
      <w:r w:rsidR="009505B6" w:rsidRPr="009505B6">
        <w:rPr>
          <w:rFonts w:ascii="宋体" w:hAnsi="宋体" w:hint="eastAsia"/>
          <w:szCs w:val="21"/>
        </w:rPr>
        <w:t>搜索计划</w:t>
      </w:r>
      <w:r w:rsidR="009505B6" w:rsidRPr="00227A5A">
        <w:rPr>
          <w:rFonts w:ascii="宋体" w:hAnsi="宋体" w:hint="eastAsia"/>
          <w:szCs w:val="21"/>
        </w:rPr>
        <w:t>顺序图</w:t>
      </w:r>
    </w:p>
    <w:p w14:paraId="73E7F34E" w14:textId="6DA74A15" w:rsidR="00C27F6C" w:rsidRDefault="009505B6">
      <w:pPr>
        <w:pStyle w:val="af2"/>
        <w:spacing w:line="360" w:lineRule="auto"/>
        <w:ind w:left="480" w:firstLineChars="0" w:firstLine="0"/>
        <w:rPr>
          <w:rFonts w:ascii="Consolas" w:hAnsi="Consolas"/>
          <w:color w:val="000000" w:themeColor="text1"/>
        </w:rPr>
      </w:pPr>
      <w:r w:rsidRPr="00AB39FB">
        <w:rPr>
          <w:noProof/>
        </w:rPr>
        <w:drawing>
          <wp:inline distT="0" distB="0" distL="0" distR="0" wp14:anchorId="45D206DB" wp14:editId="255DE9E2">
            <wp:extent cx="3880236" cy="1988235"/>
            <wp:effectExtent l="0" t="0" r="6350" b="0"/>
            <wp:docPr id="1776034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4356" name=""/>
                    <pic:cNvPicPr/>
                  </pic:nvPicPr>
                  <pic:blipFill>
                    <a:blip r:embed="rId24"/>
                    <a:stretch>
                      <a:fillRect/>
                    </a:stretch>
                  </pic:blipFill>
                  <pic:spPr>
                    <a:xfrm>
                      <a:off x="0" y="0"/>
                      <a:ext cx="3901311" cy="1999034"/>
                    </a:xfrm>
                    <a:prstGeom prst="rect">
                      <a:avLst/>
                    </a:prstGeom>
                  </pic:spPr>
                </pic:pic>
              </a:graphicData>
            </a:graphic>
          </wp:inline>
        </w:drawing>
      </w:r>
    </w:p>
    <w:p w14:paraId="246DFA8A" w14:textId="057C2399" w:rsidR="00C27F6C" w:rsidRDefault="00000000">
      <w:pPr>
        <w:pStyle w:val="4"/>
        <w:rPr>
          <w:rFonts w:ascii="宋体" w:hAnsi="宋体" w:hint="eastAsia"/>
          <w:szCs w:val="21"/>
        </w:rPr>
      </w:pPr>
      <w:r>
        <w:rPr>
          <w:rFonts w:ascii="宋体" w:hAnsi="宋体"/>
          <w:szCs w:val="21"/>
        </w:rPr>
        <w:t>1.11</w:t>
      </w:r>
      <w:r w:rsidR="009505B6">
        <w:rPr>
          <w:rFonts w:hint="eastAsia"/>
        </w:rPr>
        <w:t>收藏计划</w:t>
      </w:r>
      <w:r w:rsidR="009505B6" w:rsidRPr="00227A5A">
        <w:rPr>
          <w:rFonts w:ascii="宋体" w:hAnsi="宋体" w:hint="eastAsia"/>
          <w:szCs w:val="21"/>
        </w:rPr>
        <w:t>顺序图</w:t>
      </w:r>
    </w:p>
    <w:p w14:paraId="2A3135B5" w14:textId="414FD4AC" w:rsidR="00C27F6C" w:rsidRDefault="009505B6">
      <w:pPr>
        <w:pStyle w:val="af2"/>
        <w:spacing w:line="360" w:lineRule="auto"/>
        <w:ind w:left="480" w:firstLineChars="0" w:firstLine="0"/>
        <w:rPr>
          <w:rFonts w:ascii="Consolas" w:hAnsi="Consolas"/>
          <w:color w:val="000000" w:themeColor="text1"/>
        </w:rPr>
      </w:pPr>
      <w:r w:rsidRPr="00F07DE8">
        <w:rPr>
          <w:noProof/>
        </w:rPr>
        <w:drawing>
          <wp:inline distT="0" distB="0" distL="0" distR="0" wp14:anchorId="2E9EA9DF" wp14:editId="17E78C42">
            <wp:extent cx="4373217" cy="3067465"/>
            <wp:effectExtent l="0" t="0" r="8890" b="0"/>
            <wp:docPr id="1910204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4232" name=""/>
                    <pic:cNvPicPr/>
                  </pic:nvPicPr>
                  <pic:blipFill>
                    <a:blip r:embed="rId25"/>
                    <a:stretch>
                      <a:fillRect/>
                    </a:stretch>
                  </pic:blipFill>
                  <pic:spPr>
                    <a:xfrm>
                      <a:off x="0" y="0"/>
                      <a:ext cx="4395153" cy="3082851"/>
                    </a:xfrm>
                    <a:prstGeom prst="rect">
                      <a:avLst/>
                    </a:prstGeom>
                  </pic:spPr>
                </pic:pic>
              </a:graphicData>
            </a:graphic>
          </wp:inline>
        </w:drawing>
      </w:r>
    </w:p>
    <w:p w14:paraId="3CE635B9" w14:textId="5320B49C" w:rsidR="00C27F6C" w:rsidRDefault="00000000">
      <w:pPr>
        <w:pStyle w:val="4"/>
        <w:rPr>
          <w:rFonts w:ascii="宋体" w:hAnsi="宋体" w:hint="eastAsia"/>
          <w:szCs w:val="21"/>
        </w:rPr>
      </w:pPr>
      <w:r>
        <w:rPr>
          <w:rFonts w:ascii="宋体" w:hAnsi="宋体"/>
          <w:szCs w:val="21"/>
        </w:rPr>
        <w:lastRenderedPageBreak/>
        <w:t>1.12</w:t>
      </w:r>
      <w:r w:rsidR="009505B6">
        <w:rPr>
          <w:rFonts w:hint="eastAsia"/>
        </w:rPr>
        <w:t>取消收藏</w:t>
      </w:r>
      <w:r>
        <w:rPr>
          <w:rFonts w:ascii="宋体" w:hAnsi="宋体" w:hint="eastAsia"/>
          <w:szCs w:val="21"/>
        </w:rPr>
        <w:t>顺序图</w:t>
      </w:r>
    </w:p>
    <w:p w14:paraId="66A7D34B" w14:textId="144D7B23" w:rsidR="00C27F6C" w:rsidRDefault="009505B6">
      <w:pPr>
        <w:pStyle w:val="af2"/>
        <w:spacing w:line="360" w:lineRule="auto"/>
        <w:ind w:left="480" w:firstLineChars="0" w:firstLine="0"/>
        <w:rPr>
          <w:rFonts w:ascii="Consolas" w:hAnsi="Consolas"/>
          <w:color w:val="000000" w:themeColor="text1"/>
        </w:rPr>
      </w:pPr>
      <w:r w:rsidRPr="00CC5C38">
        <w:rPr>
          <w:noProof/>
        </w:rPr>
        <w:drawing>
          <wp:inline distT="0" distB="0" distL="0" distR="0" wp14:anchorId="06E9E4EF" wp14:editId="56006975">
            <wp:extent cx="3681454" cy="2555211"/>
            <wp:effectExtent l="0" t="0" r="0" b="0"/>
            <wp:docPr id="903142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2732" name=""/>
                    <pic:cNvPicPr/>
                  </pic:nvPicPr>
                  <pic:blipFill>
                    <a:blip r:embed="rId26"/>
                    <a:stretch>
                      <a:fillRect/>
                    </a:stretch>
                  </pic:blipFill>
                  <pic:spPr>
                    <a:xfrm>
                      <a:off x="0" y="0"/>
                      <a:ext cx="3683404" cy="2556564"/>
                    </a:xfrm>
                    <a:prstGeom prst="rect">
                      <a:avLst/>
                    </a:prstGeom>
                  </pic:spPr>
                </pic:pic>
              </a:graphicData>
            </a:graphic>
          </wp:inline>
        </w:drawing>
      </w:r>
    </w:p>
    <w:p w14:paraId="4F61E353" w14:textId="77777777" w:rsidR="00C27F6C" w:rsidRDefault="00000000">
      <w:pPr>
        <w:pStyle w:val="4"/>
        <w:rPr>
          <w:rFonts w:ascii="宋体" w:hAnsi="宋体" w:hint="eastAsia"/>
          <w:szCs w:val="21"/>
        </w:rPr>
      </w:pPr>
      <w:r>
        <w:rPr>
          <w:rFonts w:ascii="宋体" w:hAnsi="宋体"/>
          <w:szCs w:val="21"/>
        </w:rPr>
        <w:t>1.13</w:t>
      </w:r>
      <w:r>
        <w:rPr>
          <w:rFonts w:ascii="宋体" w:hAnsi="宋体" w:hint="eastAsia"/>
          <w:szCs w:val="21"/>
        </w:rPr>
        <w:t>审核志愿活动顺序图</w:t>
      </w:r>
    </w:p>
    <w:p w14:paraId="795AC363" w14:textId="77777777" w:rsidR="00C27F6C" w:rsidRDefault="00000000">
      <w:pPr>
        <w:pStyle w:val="af2"/>
        <w:spacing w:line="360" w:lineRule="auto"/>
        <w:ind w:firstLineChars="0" w:firstLine="0"/>
        <w:rPr>
          <w:rFonts w:ascii="Consolas" w:hAnsi="Consolas"/>
          <w:color w:val="000000" w:themeColor="text1"/>
        </w:rPr>
      </w:pPr>
      <w:r>
        <w:rPr>
          <w:rFonts w:ascii="Consolas" w:hAnsi="Consolas" w:hint="eastAsia"/>
          <w:noProof/>
          <w:color w:val="000000" w:themeColor="text1"/>
        </w:rPr>
        <w:drawing>
          <wp:inline distT="0" distB="0" distL="0" distR="0" wp14:anchorId="462153A9" wp14:editId="0793586F">
            <wp:extent cx="5355590" cy="1878330"/>
            <wp:effectExtent l="0" t="0" r="0" b="0"/>
            <wp:docPr id="15444650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65085" name="图片 8"/>
                    <pic:cNvPicPr>
                      <a:picLocks noChangeAspect="1" noChangeArrowheads="1"/>
                    </pic:cNvPicPr>
                  </pic:nvPicPr>
                  <pic:blipFill>
                    <a:blip r:embed="rId27">
                      <a:extLst>
                        <a:ext uri="{28A0092B-C50C-407E-A947-70E740481C1C}">
                          <a14:useLocalDpi xmlns:a14="http://schemas.microsoft.com/office/drawing/2010/main" val="0"/>
                        </a:ext>
                      </a:extLst>
                    </a:blip>
                    <a:srcRect r="34172" b="37160"/>
                    <a:stretch>
                      <a:fillRect/>
                    </a:stretch>
                  </pic:blipFill>
                  <pic:spPr>
                    <a:xfrm>
                      <a:off x="0" y="0"/>
                      <a:ext cx="5368819" cy="1883186"/>
                    </a:xfrm>
                    <a:prstGeom prst="rect">
                      <a:avLst/>
                    </a:prstGeom>
                    <a:noFill/>
                    <a:ln>
                      <a:noFill/>
                    </a:ln>
                  </pic:spPr>
                </pic:pic>
              </a:graphicData>
            </a:graphic>
          </wp:inline>
        </w:drawing>
      </w:r>
    </w:p>
    <w:p w14:paraId="2A069DCF" w14:textId="7A1B99D7" w:rsidR="00C27F6C" w:rsidRDefault="00000000">
      <w:pPr>
        <w:pStyle w:val="4"/>
        <w:rPr>
          <w:rFonts w:ascii="宋体" w:hAnsi="宋体" w:hint="eastAsia"/>
          <w:szCs w:val="21"/>
        </w:rPr>
      </w:pPr>
      <w:r>
        <w:rPr>
          <w:rFonts w:ascii="宋体" w:hAnsi="宋体"/>
          <w:szCs w:val="21"/>
        </w:rPr>
        <w:lastRenderedPageBreak/>
        <w:t>1.14</w:t>
      </w:r>
      <w:r w:rsidR="009505B6" w:rsidRPr="009505B6">
        <w:rPr>
          <w:rFonts w:ascii="宋体" w:hAnsi="宋体" w:hint="eastAsia"/>
          <w:szCs w:val="21"/>
        </w:rPr>
        <w:t>查询帖子</w:t>
      </w:r>
      <w:r>
        <w:rPr>
          <w:rFonts w:ascii="宋体" w:hAnsi="宋体" w:hint="eastAsia"/>
          <w:szCs w:val="21"/>
        </w:rPr>
        <w:t>顺序图</w:t>
      </w:r>
    </w:p>
    <w:p w14:paraId="5AE0D6F4" w14:textId="581733E4" w:rsidR="00C27F6C" w:rsidRDefault="009505B6">
      <w:pPr>
        <w:spacing w:line="360" w:lineRule="auto"/>
        <w:rPr>
          <w:rFonts w:hint="eastAsia"/>
        </w:rPr>
      </w:pPr>
      <w:r>
        <w:rPr>
          <w:noProof/>
        </w:rPr>
        <w:drawing>
          <wp:inline distT="0" distB="0" distL="114300" distR="114300" wp14:anchorId="0D2E8C32" wp14:editId="0E2D4810">
            <wp:extent cx="5274310" cy="2738996"/>
            <wp:effectExtent l="0" t="0" r="2540" b="4445"/>
            <wp:docPr id="1111950435" name="图片 111195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5274310" cy="2738996"/>
                    </a:xfrm>
                    <a:prstGeom prst="rect">
                      <a:avLst/>
                    </a:prstGeom>
                    <a:noFill/>
                    <a:ln>
                      <a:noFill/>
                    </a:ln>
                  </pic:spPr>
                </pic:pic>
              </a:graphicData>
            </a:graphic>
          </wp:inline>
        </w:drawing>
      </w:r>
    </w:p>
    <w:p w14:paraId="7EA336CA" w14:textId="05F35D84" w:rsidR="00C27F6C" w:rsidRDefault="00000000">
      <w:pPr>
        <w:pStyle w:val="4"/>
        <w:rPr>
          <w:rFonts w:ascii="宋体" w:hAnsi="宋体" w:hint="eastAsia"/>
          <w:szCs w:val="21"/>
        </w:rPr>
      </w:pPr>
      <w:r>
        <w:rPr>
          <w:rFonts w:ascii="宋体" w:hAnsi="宋体"/>
          <w:szCs w:val="21"/>
        </w:rPr>
        <w:t>1.14</w:t>
      </w:r>
      <w:r w:rsidR="009505B6">
        <w:rPr>
          <w:rFonts w:hint="eastAsia"/>
        </w:rPr>
        <w:t>发布帖子</w:t>
      </w:r>
      <w:r>
        <w:rPr>
          <w:rFonts w:ascii="宋体" w:hAnsi="宋体" w:hint="eastAsia"/>
          <w:szCs w:val="21"/>
        </w:rPr>
        <w:t>顺序图</w:t>
      </w:r>
    </w:p>
    <w:p w14:paraId="5679CFA7" w14:textId="51831700" w:rsidR="00C27F6C" w:rsidRDefault="009505B6">
      <w:pPr>
        <w:spacing w:line="360" w:lineRule="auto"/>
        <w:rPr>
          <w:rFonts w:hint="eastAsia"/>
        </w:rPr>
      </w:pPr>
      <w:r>
        <w:rPr>
          <w:noProof/>
        </w:rPr>
        <w:drawing>
          <wp:inline distT="0" distB="0" distL="114300" distR="114300" wp14:anchorId="2D1634D7" wp14:editId="42E99C36">
            <wp:extent cx="5274310" cy="2492021"/>
            <wp:effectExtent l="0" t="0" r="2540" b="3810"/>
            <wp:docPr id="1454824894" name="图片 145482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9"/>
                    <a:stretch>
                      <a:fillRect/>
                    </a:stretch>
                  </pic:blipFill>
                  <pic:spPr>
                    <a:xfrm>
                      <a:off x="0" y="0"/>
                      <a:ext cx="5274310" cy="2492021"/>
                    </a:xfrm>
                    <a:prstGeom prst="rect">
                      <a:avLst/>
                    </a:prstGeom>
                    <a:noFill/>
                    <a:ln>
                      <a:noFill/>
                    </a:ln>
                  </pic:spPr>
                </pic:pic>
              </a:graphicData>
            </a:graphic>
          </wp:inline>
        </w:drawing>
      </w:r>
    </w:p>
    <w:p w14:paraId="1A2025A4" w14:textId="6555F7C5" w:rsidR="00C27F6C" w:rsidRDefault="00000000">
      <w:pPr>
        <w:pStyle w:val="4"/>
        <w:rPr>
          <w:rFonts w:ascii="宋体" w:hAnsi="宋体" w:hint="eastAsia"/>
          <w:szCs w:val="21"/>
        </w:rPr>
      </w:pPr>
      <w:r>
        <w:rPr>
          <w:rFonts w:ascii="宋体" w:hAnsi="宋体"/>
          <w:szCs w:val="21"/>
        </w:rPr>
        <w:lastRenderedPageBreak/>
        <w:t>1.15</w:t>
      </w:r>
      <w:r w:rsidR="009505B6">
        <w:rPr>
          <w:rFonts w:hint="eastAsia"/>
        </w:rPr>
        <w:t>删除帖子</w:t>
      </w:r>
      <w:r>
        <w:rPr>
          <w:rFonts w:ascii="宋体" w:hAnsi="宋体" w:hint="eastAsia"/>
          <w:szCs w:val="21"/>
        </w:rPr>
        <w:t>顺序图</w:t>
      </w:r>
    </w:p>
    <w:p w14:paraId="5E50D49A" w14:textId="2769BC29" w:rsidR="00C27F6C" w:rsidRDefault="009505B6">
      <w:pPr>
        <w:spacing w:line="360" w:lineRule="auto"/>
        <w:rPr>
          <w:rFonts w:hint="eastAsia"/>
        </w:rPr>
      </w:pPr>
      <w:r>
        <w:rPr>
          <w:noProof/>
        </w:rPr>
        <w:drawing>
          <wp:inline distT="0" distB="0" distL="114300" distR="114300" wp14:anchorId="1E643A2D" wp14:editId="50450B86">
            <wp:extent cx="5274310" cy="276861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stretch>
                      <a:fillRect/>
                    </a:stretch>
                  </pic:blipFill>
                  <pic:spPr>
                    <a:xfrm>
                      <a:off x="0" y="0"/>
                      <a:ext cx="5274310" cy="2768615"/>
                    </a:xfrm>
                    <a:prstGeom prst="rect">
                      <a:avLst/>
                    </a:prstGeom>
                    <a:noFill/>
                    <a:ln>
                      <a:noFill/>
                    </a:ln>
                  </pic:spPr>
                </pic:pic>
              </a:graphicData>
            </a:graphic>
          </wp:inline>
        </w:drawing>
      </w:r>
    </w:p>
    <w:p w14:paraId="5DF8F17C" w14:textId="2899CF59" w:rsidR="00C27F6C" w:rsidRDefault="00000000">
      <w:pPr>
        <w:pStyle w:val="4"/>
        <w:rPr>
          <w:rFonts w:ascii="宋体" w:hAnsi="宋体" w:hint="eastAsia"/>
          <w:szCs w:val="21"/>
        </w:rPr>
      </w:pPr>
      <w:r>
        <w:rPr>
          <w:rFonts w:ascii="宋体" w:hAnsi="宋体"/>
          <w:szCs w:val="21"/>
        </w:rPr>
        <w:t>1.16</w:t>
      </w:r>
      <w:r w:rsidR="009505B6">
        <w:rPr>
          <w:rFonts w:hint="eastAsia"/>
        </w:rPr>
        <w:t>审核帖子</w:t>
      </w:r>
      <w:r>
        <w:rPr>
          <w:rFonts w:ascii="宋体" w:hAnsi="宋体" w:hint="eastAsia"/>
          <w:szCs w:val="21"/>
        </w:rPr>
        <w:t>顺序图</w:t>
      </w:r>
    </w:p>
    <w:p w14:paraId="3254FE36" w14:textId="2616DE42" w:rsidR="00C27F6C" w:rsidRDefault="009505B6">
      <w:pPr>
        <w:spacing w:line="360" w:lineRule="auto"/>
        <w:rPr>
          <w:rFonts w:hint="eastAsia"/>
        </w:rPr>
      </w:pPr>
      <w:r>
        <w:rPr>
          <w:noProof/>
        </w:rPr>
        <w:drawing>
          <wp:inline distT="0" distB="0" distL="114300" distR="114300" wp14:anchorId="565942FF" wp14:editId="5C64DA94">
            <wp:extent cx="5274310" cy="2892679"/>
            <wp:effectExtent l="0" t="0" r="2540" b="3175"/>
            <wp:docPr id="1427378015" name="图片 142737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5274310" cy="2892679"/>
                    </a:xfrm>
                    <a:prstGeom prst="rect">
                      <a:avLst/>
                    </a:prstGeom>
                    <a:noFill/>
                    <a:ln>
                      <a:noFill/>
                    </a:ln>
                  </pic:spPr>
                </pic:pic>
              </a:graphicData>
            </a:graphic>
          </wp:inline>
        </w:drawing>
      </w:r>
    </w:p>
    <w:p w14:paraId="01A92122" w14:textId="2CC28D95" w:rsidR="00C27F6C" w:rsidRDefault="00000000">
      <w:pPr>
        <w:pStyle w:val="4"/>
        <w:rPr>
          <w:rFonts w:ascii="宋体" w:hAnsi="宋体" w:hint="eastAsia"/>
          <w:szCs w:val="21"/>
        </w:rPr>
      </w:pPr>
      <w:r>
        <w:rPr>
          <w:rFonts w:ascii="宋体" w:hAnsi="宋体"/>
          <w:szCs w:val="21"/>
        </w:rPr>
        <w:lastRenderedPageBreak/>
        <w:t>1.17</w:t>
      </w:r>
      <w:r w:rsidR="009505B6">
        <w:rPr>
          <w:rFonts w:hint="eastAsia"/>
        </w:rPr>
        <w:t>发布评论</w:t>
      </w:r>
      <w:r>
        <w:rPr>
          <w:rFonts w:ascii="宋体" w:hAnsi="宋体" w:hint="eastAsia"/>
          <w:szCs w:val="21"/>
        </w:rPr>
        <w:t>顺序图</w:t>
      </w:r>
    </w:p>
    <w:p w14:paraId="5068BBB7" w14:textId="05F37A03" w:rsidR="00C27F6C" w:rsidRDefault="009505B6">
      <w:pPr>
        <w:spacing w:line="360" w:lineRule="auto"/>
        <w:rPr>
          <w:rFonts w:hint="eastAsia"/>
        </w:rPr>
      </w:pPr>
      <w:r>
        <w:rPr>
          <w:noProof/>
        </w:rPr>
        <w:drawing>
          <wp:inline distT="0" distB="0" distL="114300" distR="114300" wp14:anchorId="518E4669" wp14:editId="38894A48">
            <wp:extent cx="5274310" cy="2643272"/>
            <wp:effectExtent l="0" t="0" r="2540" b="5080"/>
            <wp:docPr id="1322287277" name="图片 132228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2"/>
                    <a:stretch>
                      <a:fillRect/>
                    </a:stretch>
                  </pic:blipFill>
                  <pic:spPr>
                    <a:xfrm>
                      <a:off x="0" y="0"/>
                      <a:ext cx="5274310" cy="2643272"/>
                    </a:xfrm>
                    <a:prstGeom prst="rect">
                      <a:avLst/>
                    </a:prstGeom>
                    <a:noFill/>
                    <a:ln>
                      <a:noFill/>
                    </a:ln>
                  </pic:spPr>
                </pic:pic>
              </a:graphicData>
            </a:graphic>
          </wp:inline>
        </w:drawing>
      </w:r>
    </w:p>
    <w:p w14:paraId="5CF63552" w14:textId="79E7B1D7" w:rsidR="00C27F6C" w:rsidRDefault="00000000">
      <w:pPr>
        <w:pStyle w:val="4"/>
        <w:rPr>
          <w:rFonts w:ascii="宋体" w:hAnsi="宋体" w:hint="eastAsia"/>
          <w:szCs w:val="21"/>
        </w:rPr>
      </w:pPr>
      <w:r>
        <w:rPr>
          <w:rFonts w:ascii="宋体" w:hAnsi="宋体"/>
          <w:szCs w:val="21"/>
        </w:rPr>
        <w:t>1.18</w:t>
      </w:r>
      <w:r w:rsidR="009505B6">
        <w:rPr>
          <w:rFonts w:hint="eastAsia"/>
        </w:rPr>
        <w:t>删除评论</w:t>
      </w:r>
      <w:r>
        <w:rPr>
          <w:rFonts w:ascii="宋体" w:hAnsi="宋体" w:hint="eastAsia"/>
          <w:szCs w:val="21"/>
        </w:rPr>
        <w:t>顺序图</w:t>
      </w:r>
    </w:p>
    <w:p w14:paraId="6C6867EC" w14:textId="7A47BFF4" w:rsidR="00C27F6C" w:rsidRDefault="009505B6">
      <w:pPr>
        <w:spacing w:line="360" w:lineRule="auto"/>
        <w:rPr>
          <w:rFonts w:hint="eastAsia"/>
        </w:rPr>
      </w:pPr>
      <w:r>
        <w:rPr>
          <w:noProof/>
        </w:rPr>
        <w:drawing>
          <wp:inline distT="0" distB="0" distL="114300" distR="114300" wp14:anchorId="2D9BFB56" wp14:editId="29E34D96">
            <wp:extent cx="5274310" cy="2729504"/>
            <wp:effectExtent l="0" t="0" r="2540" b="0"/>
            <wp:docPr id="2009061799" name="图片 200906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3"/>
                    <a:stretch>
                      <a:fillRect/>
                    </a:stretch>
                  </pic:blipFill>
                  <pic:spPr>
                    <a:xfrm>
                      <a:off x="0" y="0"/>
                      <a:ext cx="5274310" cy="2729504"/>
                    </a:xfrm>
                    <a:prstGeom prst="rect">
                      <a:avLst/>
                    </a:prstGeom>
                    <a:noFill/>
                    <a:ln>
                      <a:noFill/>
                    </a:ln>
                  </pic:spPr>
                </pic:pic>
              </a:graphicData>
            </a:graphic>
          </wp:inline>
        </w:drawing>
      </w:r>
    </w:p>
    <w:p w14:paraId="7C67C077" w14:textId="3F337738" w:rsidR="00C27F6C" w:rsidRDefault="00000000">
      <w:pPr>
        <w:pStyle w:val="4"/>
        <w:rPr>
          <w:rFonts w:ascii="宋体" w:hAnsi="宋体" w:hint="eastAsia"/>
          <w:szCs w:val="21"/>
        </w:rPr>
      </w:pPr>
      <w:r>
        <w:rPr>
          <w:rFonts w:ascii="宋体" w:hAnsi="宋体"/>
          <w:szCs w:val="21"/>
        </w:rPr>
        <w:lastRenderedPageBreak/>
        <w:t>1.19</w:t>
      </w:r>
      <w:r w:rsidR="009505B6">
        <w:rPr>
          <w:rFonts w:hint="eastAsia"/>
        </w:rPr>
        <w:t>添加主题帖收藏</w:t>
      </w:r>
      <w:r>
        <w:rPr>
          <w:rFonts w:ascii="宋体" w:hAnsi="宋体" w:hint="eastAsia"/>
          <w:szCs w:val="21"/>
        </w:rPr>
        <w:t>顺序图</w:t>
      </w:r>
    </w:p>
    <w:p w14:paraId="334F9FA0" w14:textId="0F0E7609" w:rsidR="00C27F6C" w:rsidRDefault="009505B6">
      <w:pPr>
        <w:spacing w:line="360" w:lineRule="auto"/>
        <w:rPr>
          <w:rFonts w:hint="eastAsia"/>
        </w:rPr>
      </w:pPr>
      <w:r>
        <w:rPr>
          <w:noProof/>
        </w:rPr>
        <w:drawing>
          <wp:inline distT="0" distB="0" distL="114300" distR="114300" wp14:anchorId="38D301C0" wp14:editId="01D3407B">
            <wp:extent cx="5274310" cy="2473900"/>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a:stretch>
                      <a:fillRect/>
                    </a:stretch>
                  </pic:blipFill>
                  <pic:spPr>
                    <a:xfrm>
                      <a:off x="0" y="0"/>
                      <a:ext cx="5274310" cy="2473900"/>
                    </a:xfrm>
                    <a:prstGeom prst="rect">
                      <a:avLst/>
                    </a:prstGeom>
                    <a:noFill/>
                    <a:ln>
                      <a:noFill/>
                    </a:ln>
                  </pic:spPr>
                </pic:pic>
              </a:graphicData>
            </a:graphic>
          </wp:inline>
        </w:drawing>
      </w:r>
    </w:p>
    <w:p w14:paraId="10AB837C" w14:textId="77777777" w:rsidR="00C27F6C" w:rsidRDefault="00000000">
      <w:pPr>
        <w:pStyle w:val="4"/>
        <w:rPr>
          <w:rFonts w:ascii="宋体" w:hAnsi="宋体" w:hint="eastAsia"/>
          <w:szCs w:val="21"/>
        </w:rPr>
      </w:pPr>
      <w:r>
        <w:rPr>
          <w:rFonts w:ascii="宋体" w:hAnsi="宋体"/>
          <w:szCs w:val="21"/>
        </w:rPr>
        <w:t>1.20</w:t>
      </w:r>
      <w:r>
        <w:rPr>
          <w:rFonts w:ascii="宋体" w:hAnsi="宋体" w:hint="eastAsia"/>
          <w:szCs w:val="21"/>
        </w:rPr>
        <w:t>取消收藏顺序图</w:t>
      </w:r>
    </w:p>
    <w:p w14:paraId="1EDFF508" w14:textId="6E999C96" w:rsidR="00C27F6C" w:rsidRDefault="009505B6">
      <w:pPr>
        <w:spacing w:line="360" w:lineRule="auto"/>
        <w:rPr>
          <w:rFonts w:hint="eastAsia"/>
        </w:rPr>
      </w:pPr>
      <w:r>
        <w:rPr>
          <w:noProof/>
        </w:rPr>
        <w:drawing>
          <wp:inline distT="0" distB="0" distL="114300" distR="114300" wp14:anchorId="16190CEC" wp14:editId="4C4DEE3E">
            <wp:extent cx="5274310" cy="2568423"/>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5"/>
                    <a:stretch>
                      <a:fillRect/>
                    </a:stretch>
                  </pic:blipFill>
                  <pic:spPr>
                    <a:xfrm>
                      <a:off x="0" y="0"/>
                      <a:ext cx="5274310" cy="2568423"/>
                    </a:xfrm>
                    <a:prstGeom prst="rect">
                      <a:avLst/>
                    </a:prstGeom>
                    <a:noFill/>
                    <a:ln>
                      <a:noFill/>
                    </a:ln>
                  </pic:spPr>
                </pic:pic>
              </a:graphicData>
            </a:graphic>
          </wp:inline>
        </w:drawing>
      </w:r>
    </w:p>
    <w:p w14:paraId="240B49CC" w14:textId="77777777" w:rsidR="005C4770" w:rsidRDefault="00000000" w:rsidP="005C4770">
      <w:pPr>
        <w:pStyle w:val="2"/>
        <w:rPr>
          <w:rFonts w:hint="eastAsia"/>
        </w:rPr>
      </w:pPr>
      <w:bookmarkStart w:id="344" w:name="_Toc149848669"/>
      <w:r>
        <w:rPr>
          <w:rFonts w:hint="eastAsia"/>
        </w:rPr>
        <w:lastRenderedPageBreak/>
        <w:t>2</w:t>
      </w:r>
      <w:r>
        <w:rPr>
          <w:rFonts w:hint="eastAsia"/>
        </w:rPr>
        <w:t>、状态模型</w:t>
      </w:r>
      <w:bookmarkEnd w:id="344"/>
    </w:p>
    <w:p w14:paraId="34B59FD5" w14:textId="6A505B4C" w:rsidR="005C4770" w:rsidRDefault="00000000" w:rsidP="005C4770">
      <w:pPr>
        <w:pStyle w:val="2"/>
        <w:rPr>
          <w:rFonts w:hint="eastAsia"/>
        </w:rPr>
      </w:pPr>
      <w:r>
        <w:rPr>
          <w:rFonts w:ascii="宋体" w:hAnsi="宋体" w:hint="eastAsia"/>
          <w:szCs w:val="21"/>
        </w:rPr>
        <w:t>2.</w:t>
      </w:r>
      <w:r w:rsidR="0063429A">
        <w:rPr>
          <w:rFonts w:ascii="宋体" w:hAnsi="宋体"/>
          <w:szCs w:val="21"/>
        </w:rPr>
        <w:t>1</w:t>
      </w:r>
      <w:del w:id="345" w:author="xf s" w:date="2025-11-13T18:54:00Z" w16du:dateUtc="2025-11-13T10:54:00Z">
        <w:r w:rsidR="005C4770" w:rsidDel="006F072D">
          <w:rPr>
            <w:rFonts w:hint="eastAsia"/>
          </w:rPr>
          <w:delText>审核</w:delText>
        </w:r>
      </w:del>
      <w:ins w:id="346" w:author="xf s" w:date="2025-11-13T18:53:00Z" w16du:dateUtc="2025-11-13T10:53:00Z">
        <w:r w:rsidR="006F072D">
          <w:rPr>
            <w:rFonts w:hint="eastAsia"/>
          </w:rPr>
          <w:t>训练</w:t>
        </w:r>
      </w:ins>
      <w:r w:rsidR="005C4770">
        <w:rPr>
          <w:rFonts w:hint="eastAsia"/>
        </w:rPr>
        <w:t>计划状态图</w:t>
      </w:r>
      <w:r w:rsidR="005C4770" w:rsidRPr="00E06BCD">
        <w:rPr>
          <w:noProof/>
        </w:rPr>
        <w:drawing>
          <wp:inline distT="0" distB="0" distL="0" distR="0" wp14:anchorId="2E138390" wp14:editId="012BFED1">
            <wp:extent cx="5274310" cy="3046095"/>
            <wp:effectExtent l="0" t="0" r="2540" b="1905"/>
            <wp:docPr id="206336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179" name=""/>
                    <pic:cNvPicPr/>
                  </pic:nvPicPr>
                  <pic:blipFill>
                    <a:blip r:embed="rId36"/>
                    <a:stretch>
                      <a:fillRect/>
                    </a:stretch>
                  </pic:blipFill>
                  <pic:spPr>
                    <a:xfrm>
                      <a:off x="0" y="0"/>
                      <a:ext cx="5274310" cy="3046095"/>
                    </a:xfrm>
                    <a:prstGeom prst="rect">
                      <a:avLst/>
                    </a:prstGeom>
                  </pic:spPr>
                </pic:pic>
              </a:graphicData>
            </a:graphic>
          </wp:inline>
        </w:drawing>
      </w:r>
    </w:p>
    <w:p w14:paraId="57DABA54" w14:textId="1B9EC343" w:rsidR="00C27F6C" w:rsidRPr="005C4770" w:rsidRDefault="00000000" w:rsidP="005C4770">
      <w:pPr>
        <w:pStyle w:val="2"/>
        <w:rPr>
          <w:rFonts w:ascii="宋体" w:eastAsia="宋体" w:hAnsi="宋体" w:hint="eastAsia"/>
        </w:rPr>
      </w:pPr>
      <w:r>
        <w:rPr>
          <w:rFonts w:ascii="宋体" w:hAnsi="宋体"/>
          <w:szCs w:val="21"/>
        </w:rPr>
        <w:t>2.</w:t>
      </w:r>
      <w:r w:rsidR="005C4770">
        <w:rPr>
          <w:rFonts w:ascii="宋体" w:hAnsi="宋体" w:hint="eastAsia"/>
          <w:szCs w:val="21"/>
        </w:rPr>
        <w:t>2</w:t>
      </w:r>
      <w:r>
        <w:rPr>
          <w:rFonts w:ascii="宋体" w:hAnsi="宋体" w:hint="eastAsia"/>
          <w:szCs w:val="21"/>
        </w:rPr>
        <w:t>主题帖审核状态图</w:t>
      </w:r>
    </w:p>
    <w:p w14:paraId="188298FC" w14:textId="25EF59AF" w:rsidR="006F072D" w:rsidRDefault="0063429A">
      <w:pPr>
        <w:rPr>
          <w:rFonts w:ascii="宋体" w:eastAsia="宋体" w:hAnsi="宋体" w:hint="eastAsia"/>
        </w:rPr>
      </w:pPr>
      <w:r w:rsidRPr="0063429A">
        <w:rPr>
          <w:rFonts w:ascii="宋体" w:eastAsia="宋体" w:hAnsi="宋体"/>
          <w:noProof/>
        </w:rPr>
        <w:drawing>
          <wp:inline distT="0" distB="0" distL="0" distR="0" wp14:anchorId="50E2437A" wp14:editId="66A20650">
            <wp:extent cx="5516500" cy="1898248"/>
            <wp:effectExtent l="0" t="0" r="0" b="0"/>
            <wp:docPr id="12495291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a:extLst>
                        <a:ext uri="{28A0092B-C50C-407E-A947-70E740481C1C}">
                          <a14:useLocalDpi xmlns:a14="http://schemas.microsoft.com/office/drawing/2010/main" val="0"/>
                        </a:ext>
                      </a:extLst>
                    </a:blip>
                    <a:srcRect r="31750" b="26859"/>
                    <a:stretch/>
                  </pic:blipFill>
                  <pic:spPr bwMode="auto">
                    <a:xfrm>
                      <a:off x="0" y="0"/>
                      <a:ext cx="5530117" cy="1902934"/>
                    </a:xfrm>
                    <a:prstGeom prst="rect">
                      <a:avLst/>
                    </a:prstGeom>
                    <a:noFill/>
                    <a:ln>
                      <a:noFill/>
                    </a:ln>
                    <a:extLst>
                      <a:ext uri="{53640926-AAD7-44D8-BBD7-CCE9431645EC}">
                        <a14:shadowObscured xmlns:a14="http://schemas.microsoft.com/office/drawing/2010/main"/>
                      </a:ext>
                    </a:extLst>
                  </pic:spPr>
                </pic:pic>
              </a:graphicData>
            </a:graphic>
          </wp:inline>
        </w:drawing>
      </w:r>
    </w:p>
    <w:sectPr w:rsidR="006F072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毛毛妈" w:date="2025-11-11T19:27:00Z" w:initials="chy">
    <w:p w14:paraId="7F911F1D" w14:textId="3FDE81C3" w:rsidR="00166560" w:rsidRDefault="00166560">
      <w:pPr>
        <w:pStyle w:val="a4"/>
        <w:rPr>
          <w:rFonts w:hint="eastAsia"/>
        </w:rPr>
      </w:pPr>
      <w:r>
        <w:rPr>
          <w:rStyle w:val="af"/>
          <w:rFonts w:hint="eastAsia"/>
        </w:rPr>
        <w:annotationRef/>
      </w:r>
      <w:r>
        <w:rPr>
          <w:rFonts w:hint="eastAsia"/>
        </w:rPr>
        <w:t>做两种收藏类？那可以形成一个分类结构，抽象出一个高层的 收藏类</w:t>
      </w:r>
    </w:p>
  </w:comment>
  <w:comment w:id="42" w:author="毛毛妈" w:date="2025-11-11T19:31:00Z" w:initials="chy">
    <w:p w14:paraId="676227AB" w14:textId="3695223B" w:rsidR="00166560" w:rsidRDefault="00166560">
      <w:pPr>
        <w:pStyle w:val="a4"/>
        <w:rPr>
          <w:rFonts w:hint="eastAsia"/>
        </w:rPr>
      </w:pPr>
      <w:r>
        <w:rPr>
          <w:rStyle w:val="af"/>
          <w:rFonts w:hint="eastAsia"/>
        </w:rPr>
        <w:annotationRef/>
      </w:r>
      <w:r>
        <w:rPr>
          <w:rFonts w:hint="eastAsia"/>
        </w:rPr>
        <w:t>数据库支持class？</w:t>
      </w:r>
    </w:p>
  </w:comment>
  <w:comment w:id="51" w:author="毛毛妈" w:date="2025-11-11T19:28:00Z" w:initials="chy">
    <w:p w14:paraId="5624E7F6" w14:textId="2BC90214" w:rsidR="00166560" w:rsidRDefault="00166560">
      <w:pPr>
        <w:pStyle w:val="a4"/>
        <w:rPr>
          <w:rFonts w:hint="eastAsia"/>
        </w:rPr>
      </w:pPr>
      <w:r>
        <w:rPr>
          <w:rStyle w:val="af"/>
          <w:rFonts w:hint="eastAsia"/>
        </w:rPr>
        <w:annotationRef/>
      </w:r>
      <w:r>
        <w:rPr>
          <w:rFonts w:hint="eastAsia"/>
        </w:rPr>
        <w:t>那意思是不同项目用不同的计量单位？这个数值的获取是靠手动输入？连单位也是？</w:t>
      </w:r>
    </w:p>
  </w:comment>
  <w:comment w:id="52" w:author="xf s" w:date="2025-11-13T18:43:00Z" w:initials="xs">
    <w:p w14:paraId="48F876EB" w14:textId="77777777" w:rsidR="003C75D5" w:rsidRDefault="003C75D5" w:rsidP="003C75D5">
      <w:pPr>
        <w:pStyle w:val="a4"/>
        <w:rPr>
          <w:rFonts w:hint="eastAsia"/>
        </w:rPr>
      </w:pPr>
      <w:r>
        <w:rPr>
          <w:rStyle w:val="af"/>
          <w:rFonts w:hint="eastAsia"/>
        </w:rPr>
        <w:annotationRef/>
      </w:r>
      <w:r>
        <w:rPr>
          <w:rFonts w:hint="eastAsia"/>
        </w:rPr>
        <w:t>单位是系统自带的，如深蹲为个数，跑步距离用公里等</w:t>
      </w:r>
    </w:p>
  </w:comment>
  <w:comment w:id="53" w:author="毛毛妈" w:date="2025-11-14T10:35:00Z" w:initials="chy">
    <w:p w14:paraId="4F77661F" w14:textId="11D2CE81" w:rsidR="00DF6488" w:rsidRDefault="00DF6488">
      <w:pPr>
        <w:pStyle w:val="a4"/>
        <w:rPr>
          <w:rFonts w:hint="eastAsia"/>
        </w:rPr>
      </w:pPr>
      <w:r>
        <w:rPr>
          <w:rStyle w:val="af"/>
          <w:rFonts w:hint="eastAsia"/>
        </w:rPr>
        <w:annotationRef/>
      </w:r>
      <w:r>
        <w:rPr>
          <w:rFonts w:hint="eastAsia"/>
        </w:rPr>
        <w:t>系统怎么个自带法？当运动项目名称出现的时候，自动匹配单位名称？怎么做到的？能说下具体的实现过程吗？</w:t>
      </w:r>
    </w:p>
  </w:comment>
  <w:comment w:id="54" w:author="xf s" w:date="2025-11-14T12:53:00Z" w:initials="xs">
    <w:p w14:paraId="472ED234" w14:textId="77777777" w:rsidR="00F702A9" w:rsidRDefault="00F702A9" w:rsidP="00F702A9">
      <w:pPr>
        <w:pStyle w:val="a4"/>
        <w:rPr>
          <w:rFonts w:hint="eastAsia"/>
        </w:rPr>
      </w:pPr>
      <w:r>
        <w:rPr>
          <w:rStyle w:val="af"/>
          <w:rFonts w:hint="eastAsia"/>
        </w:rPr>
        <w:annotationRef/>
      </w:r>
      <w:r>
        <w:rPr>
          <w:rFonts w:hint="eastAsia"/>
        </w:rPr>
        <w:t>用户可选择系统自带的运动项目或自定义运动项目。如果使用自带的运动项目，系统自动匹配计量单位和卡路里消耗，若自定义运动项目，则用户自行输入单位和卡路里消耗（卡路里消耗可选择不填写，如不填写则不计算总消耗）</w:t>
      </w:r>
    </w:p>
  </w:comment>
  <w:comment w:id="55" w:author="毛毛妈" w:date="2025-11-15T21:07:00Z" w:initials="chy">
    <w:p w14:paraId="70147B71" w14:textId="034ACC28" w:rsidR="007F36D9" w:rsidRDefault="007F36D9">
      <w:pPr>
        <w:pStyle w:val="a4"/>
        <w:rPr>
          <w:rFonts w:hint="eastAsia"/>
        </w:rPr>
      </w:pPr>
      <w:r>
        <w:rPr>
          <w:rStyle w:val="af"/>
          <w:rFonts w:hint="eastAsia"/>
        </w:rPr>
        <w:annotationRef/>
      </w:r>
      <w:r>
        <w:rPr>
          <w:rFonts w:hint="eastAsia"/>
        </w:rPr>
        <w:t>项目表里有计量单位就行了，到时候根据项目ID去读计量单位及平均消耗。</w:t>
      </w:r>
    </w:p>
  </w:comment>
  <w:comment w:id="69" w:author="毛毛妈" w:date="2025-11-11T19:34:00Z" w:initials="chy">
    <w:p w14:paraId="11DF9A29" w14:textId="0EB3B54D" w:rsidR="00166560" w:rsidRDefault="00166560">
      <w:pPr>
        <w:pStyle w:val="a4"/>
        <w:rPr>
          <w:rFonts w:hint="eastAsia"/>
        </w:rPr>
      </w:pPr>
      <w:r>
        <w:rPr>
          <w:rStyle w:val="af"/>
          <w:rFonts w:hint="eastAsia"/>
        </w:rPr>
        <w:annotationRef/>
      </w:r>
      <w:r>
        <w:rPr>
          <w:rFonts w:hint="eastAsia"/>
        </w:rPr>
        <w:t>用什么属性表示这个计划的执行情况？</w:t>
      </w:r>
    </w:p>
    <w:p w14:paraId="4031EB0B" w14:textId="3378BE9C" w:rsidR="00166560" w:rsidRDefault="00166560">
      <w:pPr>
        <w:pStyle w:val="a4"/>
        <w:rPr>
          <w:rFonts w:hint="eastAsia"/>
        </w:rPr>
      </w:pPr>
      <w:r>
        <w:rPr>
          <w:rFonts w:hint="eastAsia"/>
        </w:rPr>
        <w:t>打卡记录跟训练计划，从属性表上来说，没有关系，类图里是关联的。所以，你们设计的逻辑是什么？</w:t>
      </w:r>
    </w:p>
  </w:comment>
  <w:comment w:id="70" w:author="xf s" w:date="2025-11-13T18:57:00Z" w:initials="xs">
    <w:p w14:paraId="42002719" w14:textId="77777777" w:rsidR="006F072D" w:rsidRDefault="006F072D" w:rsidP="006F072D">
      <w:pPr>
        <w:pStyle w:val="a4"/>
        <w:rPr>
          <w:rFonts w:hint="eastAsia"/>
        </w:rPr>
      </w:pPr>
      <w:r>
        <w:rPr>
          <w:rStyle w:val="af"/>
          <w:rFonts w:hint="eastAsia"/>
        </w:rPr>
        <w:annotationRef/>
      </w:r>
      <w:r>
        <w:rPr>
          <w:rFonts w:hint="eastAsia"/>
        </w:rPr>
        <w:t>计划时间结束后会自动查询计划时间范围内的运动记录，用满足计划的天数除以计划总天数得到完成百分比，表示执行情况</w:t>
      </w:r>
    </w:p>
  </w:comment>
  <w:comment w:id="71" w:author="毛毛妈" w:date="2025-11-14T10:41:00Z" w:initials="chy">
    <w:p w14:paraId="0F89C3EA" w14:textId="77777777" w:rsidR="00DF6488" w:rsidRDefault="00DF6488">
      <w:pPr>
        <w:pStyle w:val="a4"/>
        <w:rPr>
          <w:rFonts w:hint="eastAsia"/>
        </w:rPr>
      </w:pPr>
      <w:r>
        <w:rPr>
          <w:rStyle w:val="af"/>
          <w:rFonts w:hint="eastAsia"/>
        </w:rPr>
        <w:annotationRef/>
      </w:r>
      <w:r>
        <w:rPr>
          <w:rFonts w:hint="eastAsia"/>
        </w:rPr>
        <w:t>嗯，加一个属性就把两个类联系起来了</w:t>
      </w:r>
    </w:p>
    <w:p w14:paraId="58E011B7" w14:textId="23CF5293" w:rsidR="00DF6488" w:rsidRDefault="00DF6488">
      <w:pPr>
        <w:pStyle w:val="a4"/>
        <w:rPr>
          <w:rFonts w:hint="eastAsia"/>
        </w:rPr>
      </w:pPr>
      <w:r>
        <w:rPr>
          <w:rFonts w:hint="eastAsia"/>
        </w:rPr>
        <w:t>但如果你们就用天数来算完成比例，那这个计划表里的“运动量”有什么用？用来算每次训练有没有完成？那训练记录里也应该有个完成度属性。开始绕毛线啦</w:t>
      </w:r>
    </w:p>
  </w:comment>
  <w:comment w:id="72" w:author="xf s" w:date="2025-11-14T12:58:00Z" w:initials="xs">
    <w:p w14:paraId="2BC296E1" w14:textId="77777777" w:rsidR="006463BE" w:rsidRDefault="006463BE" w:rsidP="006463BE">
      <w:pPr>
        <w:pStyle w:val="a4"/>
        <w:rPr>
          <w:rFonts w:hint="eastAsia"/>
        </w:rPr>
      </w:pPr>
      <w:r>
        <w:rPr>
          <w:rStyle w:val="af"/>
          <w:rFonts w:hint="eastAsia"/>
        </w:rPr>
        <w:annotationRef/>
      </w:r>
      <w:r>
        <w:rPr>
          <w:rFonts w:hint="eastAsia"/>
        </w:rPr>
        <w:t>计划表中的运动量是每天计划完成的运动量。如未达成当日目标运动量，则视为未完成，不计入完成百分比</w:t>
      </w:r>
    </w:p>
  </w:comment>
  <w:comment w:id="75" w:author="毛毛妈" w:date="2025-11-11T19:32:00Z" w:initials="chy">
    <w:p w14:paraId="1E7A4805" w14:textId="6572F338" w:rsidR="00166560" w:rsidRDefault="00166560">
      <w:pPr>
        <w:pStyle w:val="a4"/>
        <w:rPr>
          <w:rFonts w:hint="eastAsia"/>
        </w:rPr>
      </w:pPr>
      <w:r>
        <w:rPr>
          <w:rStyle w:val="af"/>
          <w:rFonts w:hint="eastAsia"/>
        </w:rPr>
        <w:annotationRef/>
      </w:r>
      <w:r>
        <w:rPr>
          <w:rFonts w:hint="eastAsia"/>
        </w:rPr>
        <w:t>状态图</w:t>
      </w:r>
    </w:p>
  </w:comment>
  <w:comment w:id="76" w:author="xf s" w:date="2025-11-13T18:55:00Z" w:initials="xs">
    <w:p w14:paraId="68B7D0DC" w14:textId="77777777" w:rsidR="006F072D" w:rsidRDefault="006F072D" w:rsidP="006F072D">
      <w:pPr>
        <w:pStyle w:val="a4"/>
        <w:rPr>
          <w:rFonts w:hint="eastAsia"/>
        </w:rPr>
      </w:pPr>
      <w:r>
        <w:rPr>
          <w:rStyle w:val="af"/>
          <w:rFonts w:hint="eastAsia"/>
        </w:rPr>
        <w:annotationRef/>
      </w:r>
      <w:r>
        <w:rPr>
          <w:rFonts w:hint="eastAsia"/>
        </w:rPr>
        <w:t>已经在下面2.1了</w:t>
      </w:r>
    </w:p>
  </w:comment>
  <w:comment w:id="123" w:author="毛毛妈" w:date="2025-11-14T10:43:00Z" w:initials="chy">
    <w:p w14:paraId="695033E7" w14:textId="02B3A5F8" w:rsidR="002F7118" w:rsidRDefault="002F7118">
      <w:pPr>
        <w:pStyle w:val="a4"/>
        <w:rPr>
          <w:rFonts w:hint="eastAsia"/>
        </w:rPr>
      </w:pPr>
      <w:r>
        <w:rPr>
          <w:rStyle w:val="af"/>
          <w:rFonts w:hint="eastAsia"/>
        </w:rPr>
        <w:annotationRef/>
      </w:r>
      <w:r>
        <w:rPr>
          <w:rFonts w:hint="eastAsia"/>
        </w:rPr>
        <w:t>有听课，赞</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911F1D" w15:done="0"/>
  <w15:commentEx w15:paraId="676227AB" w15:done="0"/>
  <w15:commentEx w15:paraId="5624E7F6" w15:done="0"/>
  <w15:commentEx w15:paraId="48F876EB" w15:paraIdParent="5624E7F6" w15:done="0"/>
  <w15:commentEx w15:paraId="4F77661F" w15:paraIdParent="5624E7F6" w15:done="0"/>
  <w15:commentEx w15:paraId="472ED234" w15:paraIdParent="5624E7F6" w15:done="0"/>
  <w15:commentEx w15:paraId="70147B71" w15:paraIdParent="5624E7F6" w15:done="0"/>
  <w15:commentEx w15:paraId="4031EB0B" w15:done="0"/>
  <w15:commentEx w15:paraId="42002719" w15:paraIdParent="4031EB0B" w15:done="0"/>
  <w15:commentEx w15:paraId="58E011B7" w15:paraIdParent="4031EB0B" w15:done="0"/>
  <w15:commentEx w15:paraId="2BC296E1" w15:paraIdParent="4031EB0B" w15:done="0"/>
  <w15:commentEx w15:paraId="1E7A4805" w15:done="0"/>
  <w15:commentEx w15:paraId="68B7D0DC" w15:paraIdParent="1E7A4805" w15:done="0"/>
  <w15:commentEx w15:paraId="69503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56ED0B" w16cex:dateUtc="2025-11-11T11:27:00Z"/>
  <w16cex:commentExtensible w16cex:durableId="25F26722" w16cex:dateUtc="2025-11-11T11:31:00Z"/>
  <w16cex:commentExtensible w16cex:durableId="00DC221D" w16cex:dateUtc="2025-11-11T11:28:00Z"/>
  <w16cex:commentExtensible w16cex:durableId="530A0F71" w16cex:dateUtc="2025-11-13T10:43:00Z"/>
  <w16cex:commentExtensible w16cex:durableId="5AF44979" w16cex:dateUtc="2025-11-14T02:35:00Z"/>
  <w16cex:commentExtensible w16cex:durableId="381E19AE" w16cex:dateUtc="2025-11-14T04:53:00Z"/>
  <w16cex:commentExtensible w16cex:durableId="70A058D0" w16cex:dateUtc="2025-11-15T13:07:00Z"/>
  <w16cex:commentExtensible w16cex:durableId="780F597C" w16cex:dateUtc="2025-11-11T11:34:00Z"/>
  <w16cex:commentExtensible w16cex:durableId="2C15456E" w16cex:dateUtc="2025-11-13T10:57:00Z"/>
  <w16cex:commentExtensible w16cex:durableId="2FF23737" w16cex:dateUtc="2025-11-14T02:41:00Z"/>
  <w16cex:commentExtensible w16cex:durableId="6A43814E" w16cex:dateUtc="2025-11-14T04:58:00Z"/>
  <w16cex:commentExtensible w16cex:durableId="624B2DCB" w16cex:dateUtc="2025-11-11T11:32:00Z"/>
  <w16cex:commentExtensible w16cex:durableId="01C0C95F" w16cex:dateUtc="2025-11-13T10:55:00Z"/>
  <w16cex:commentExtensible w16cex:durableId="4BE55EAB" w16cex:dateUtc="2025-11-14T0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911F1D" w16cid:durableId="7756ED0B"/>
  <w16cid:commentId w16cid:paraId="676227AB" w16cid:durableId="25F26722"/>
  <w16cid:commentId w16cid:paraId="5624E7F6" w16cid:durableId="00DC221D"/>
  <w16cid:commentId w16cid:paraId="48F876EB" w16cid:durableId="530A0F71"/>
  <w16cid:commentId w16cid:paraId="4F77661F" w16cid:durableId="5AF44979"/>
  <w16cid:commentId w16cid:paraId="472ED234" w16cid:durableId="381E19AE"/>
  <w16cid:commentId w16cid:paraId="70147B71" w16cid:durableId="70A058D0"/>
  <w16cid:commentId w16cid:paraId="4031EB0B" w16cid:durableId="780F597C"/>
  <w16cid:commentId w16cid:paraId="42002719" w16cid:durableId="2C15456E"/>
  <w16cid:commentId w16cid:paraId="58E011B7" w16cid:durableId="2FF23737"/>
  <w16cid:commentId w16cid:paraId="2BC296E1" w16cid:durableId="6A43814E"/>
  <w16cid:commentId w16cid:paraId="1E7A4805" w16cid:durableId="624B2DCB"/>
  <w16cid:commentId w16cid:paraId="68B7D0DC" w16cid:durableId="01C0C95F"/>
  <w16cid:commentId w16cid:paraId="695033E7" w16cid:durableId="4BE55E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EFFE" w14:textId="77777777" w:rsidR="00B71F3B" w:rsidRDefault="00B71F3B" w:rsidP="0063429A">
      <w:pPr>
        <w:rPr>
          <w:rFonts w:hint="eastAsia"/>
        </w:rPr>
      </w:pPr>
      <w:r>
        <w:separator/>
      </w:r>
    </w:p>
  </w:endnote>
  <w:endnote w:type="continuationSeparator" w:id="0">
    <w:p w14:paraId="1203BD7C" w14:textId="77777777" w:rsidR="00B71F3B" w:rsidRDefault="00B71F3B" w:rsidP="006342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康俪金黑W8(P)">
    <w:altName w:val="微软雅黑"/>
    <w:charset w:val="86"/>
    <w:family w:val="swiss"/>
    <w:pitch w:val="variable"/>
    <w:sig w:usb0="00000001" w:usb1="080F0000" w:usb2="00000012" w:usb3="00000000" w:csb0="00040000" w:csb1="00000000"/>
  </w:font>
  <w:font w:name="华文新魏">
    <w:panose1 w:val="02010800040101010101"/>
    <w:charset w:val="86"/>
    <w:family w:val="auto"/>
    <w:pitch w:val="variable"/>
    <w:sig w:usb0="00000001" w:usb1="080F0000" w:usb2="00000010" w:usb3="00000000" w:csb0="00040000" w:csb1="00000000"/>
  </w:font>
  <w:font w:name="方正粗黑宋简体">
    <w:altName w:val="微软雅黑"/>
    <w:charset w:val="86"/>
    <w:family w:val="auto"/>
    <w:pitch w:val="variable"/>
    <w:sig w:usb0="A00002BF" w:usb1="184F6CFA" w:usb2="00000012" w:usb3="00000000" w:csb0="00040001"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6B5D" w14:textId="77777777" w:rsidR="00B71F3B" w:rsidRDefault="00B71F3B" w:rsidP="0063429A">
      <w:pPr>
        <w:rPr>
          <w:rFonts w:hint="eastAsia"/>
        </w:rPr>
      </w:pPr>
      <w:r>
        <w:separator/>
      </w:r>
    </w:p>
  </w:footnote>
  <w:footnote w:type="continuationSeparator" w:id="0">
    <w:p w14:paraId="0AC7FD5D" w14:textId="77777777" w:rsidR="00B71F3B" w:rsidRDefault="00B71F3B" w:rsidP="006342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6611562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f s">
    <w15:presenceInfo w15:providerId="Windows Live" w15:userId="0b42839e4fd99fa4"/>
  </w15:person>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yMjI2YTBjYjYzYTJiY2U5OWE0N2EyZTIwOTgwNmQifQ=="/>
  </w:docVars>
  <w:rsids>
    <w:rsidRoot w:val="003A3A23"/>
    <w:rsid w:val="00001A78"/>
    <w:rsid w:val="00016169"/>
    <w:rsid w:val="00017E35"/>
    <w:rsid w:val="00027963"/>
    <w:rsid w:val="00037A50"/>
    <w:rsid w:val="00043CEE"/>
    <w:rsid w:val="00045303"/>
    <w:rsid w:val="00047618"/>
    <w:rsid w:val="000516D7"/>
    <w:rsid w:val="0005423B"/>
    <w:rsid w:val="00055DB3"/>
    <w:rsid w:val="000570B3"/>
    <w:rsid w:val="000656E2"/>
    <w:rsid w:val="0007696F"/>
    <w:rsid w:val="000774AB"/>
    <w:rsid w:val="00077D1A"/>
    <w:rsid w:val="000A0484"/>
    <w:rsid w:val="000A606B"/>
    <w:rsid w:val="000B725F"/>
    <w:rsid w:val="000C5C02"/>
    <w:rsid w:val="000D7184"/>
    <w:rsid w:val="00110FA8"/>
    <w:rsid w:val="00121621"/>
    <w:rsid w:val="00126847"/>
    <w:rsid w:val="00166560"/>
    <w:rsid w:val="0016757D"/>
    <w:rsid w:val="001706D1"/>
    <w:rsid w:val="00193629"/>
    <w:rsid w:val="001D602A"/>
    <w:rsid w:val="002019B0"/>
    <w:rsid w:val="00204D4D"/>
    <w:rsid w:val="00227A5A"/>
    <w:rsid w:val="00257AC6"/>
    <w:rsid w:val="002C0FDD"/>
    <w:rsid w:val="002C42A1"/>
    <w:rsid w:val="002F7118"/>
    <w:rsid w:val="003043F3"/>
    <w:rsid w:val="00310E96"/>
    <w:rsid w:val="00334892"/>
    <w:rsid w:val="003438BE"/>
    <w:rsid w:val="00351355"/>
    <w:rsid w:val="00370668"/>
    <w:rsid w:val="0037497F"/>
    <w:rsid w:val="00377590"/>
    <w:rsid w:val="00396076"/>
    <w:rsid w:val="003A3A23"/>
    <w:rsid w:val="003A51AE"/>
    <w:rsid w:val="003A6111"/>
    <w:rsid w:val="003C75D5"/>
    <w:rsid w:val="003D43E1"/>
    <w:rsid w:val="003E7514"/>
    <w:rsid w:val="003F7569"/>
    <w:rsid w:val="00400781"/>
    <w:rsid w:val="00407308"/>
    <w:rsid w:val="004130F9"/>
    <w:rsid w:val="00436336"/>
    <w:rsid w:val="00440471"/>
    <w:rsid w:val="004533E1"/>
    <w:rsid w:val="0048084A"/>
    <w:rsid w:val="0048661D"/>
    <w:rsid w:val="004B650B"/>
    <w:rsid w:val="004D5D36"/>
    <w:rsid w:val="0050637C"/>
    <w:rsid w:val="00513557"/>
    <w:rsid w:val="005138A4"/>
    <w:rsid w:val="005149DC"/>
    <w:rsid w:val="005179C1"/>
    <w:rsid w:val="00532243"/>
    <w:rsid w:val="00541B29"/>
    <w:rsid w:val="00561181"/>
    <w:rsid w:val="00595768"/>
    <w:rsid w:val="00595C49"/>
    <w:rsid w:val="005A16BC"/>
    <w:rsid w:val="005C4770"/>
    <w:rsid w:val="00603FC7"/>
    <w:rsid w:val="006216C8"/>
    <w:rsid w:val="006325C3"/>
    <w:rsid w:val="0063429A"/>
    <w:rsid w:val="00634456"/>
    <w:rsid w:val="006463BE"/>
    <w:rsid w:val="00662FE1"/>
    <w:rsid w:val="00692F37"/>
    <w:rsid w:val="006D41A7"/>
    <w:rsid w:val="006F072D"/>
    <w:rsid w:val="006F3798"/>
    <w:rsid w:val="007154E1"/>
    <w:rsid w:val="00746AC8"/>
    <w:rsid w:val="007730C1"/>
    <w:rsid w:val="007B7150"/>
    <w:rsid w:val="007E1A7E"/>
    <w:rsid w:val="007F36D9"/>
    <w:rsid w:val="00826114"/>
    <w:rsid w:val="00841188"/>
    <w:rsid w:val="008637BE"/>
    <w:rsid w:val="00881194"/>
    <w:rsid w:val="008A6546"/>
    <w:rsid w:val="008C2DED"/>
    <w:rsid w:val="008D32FA"/>
    <w:rsid w:val="008D6105"/>
    <w:rsid w:val="008E26C5"/>
    <w:rsid w:val="00921527"/>
    <w:rsid w:val="009250D6"/>
    <w:rsid w:val="00946B1E"/>
    <w:rsid w:val="009505B6"/>
    <w:rsid w:val="009805BF"/>
    <w:rsid w:val="009A0D6F"/>
    <w:rsid w:val="009D3534"/>
    <w:rsid w:val="00A523FA"/>
    <w:rsid w:val="00A800C3"/>
    <w:rsid w:val="00A81CD8"/>
    <w:rsid w:val="00AA53EE"/>
    <w:rsid w:val="00AC66FD"/>
    <w:rsid w:val="00AC79C2"/>
    <w:rsid w:val="00AD6210"/>
    <w:rsid w:val="00AE3979"/>
    <w:rsid w:val="00AE3C55"/>
    <w:rsid w:val="00B05110"/>
    <w:rsid w:val="00B07F32"/>
    <w:rsid w:val="00B142CB"/>
    <w:rsid w:val="00B17798"/>
    <w:rsid w:val="00B569E2"/>
    <w:rsid w:val="00B603B1"/>
    <w:rsid w:val="00B62EBA"/>
    <w:rsid w:val="00B71C26"/>
    <w:rsid w:val="00B71F3B"/>
    <w:rsid w:val="00B72BDC"/>
    <w:rsid w:val="00B7590A"/>
    <w:rsid w:val="00BA5F4C"/>
    <w:rsid w:val="00BA6BD0"/>
    <w:rsid w:val="00BA6CC2"/>
    <w:rsid w:val="00BC3BF9"/>
    <w:rsid w:val="00BC4AD8"/>
    <w:rsid w:val="00BE35D7"/>
    <w:rsid w:val="00BE4C9D"/>
    <w:rsid w:val="00C059B7"/>
    <w:rsid w:val="00C05D67"/>
    <w:rsid w:val="00C27F6C"/>
    <w:rsid w:val="00C40B7C"/>
    <w:rsid w:val="00C40D4D"/>
    <w:rsid w:val="00C5076B"/>
    <w:rsid w:val="00C64C3C"/>
    <w:rsid w:val="00C72527"/>
    <w:rsid w:val="00C7450A"/>
    <w:rsid w:val="00C86D19"/>
    <w:rsid w:val="00CA07C6"/>
    <w:rsid w:val="00CA74D0"/>
    <w:rsid w:val="00CB2B3C"/>
    <w:rsid w:val="00CD5E55"/>
    <w:rsid w:val="00D04725"/>
    <w:rsid w:val="00D157BE"/>
    <w:rsid w:val="00D16FDD"/>
    <w:rsid w:val="00D3303F"/>
    <w:rsid w:val="00D366B3"/>
    <w:rsid w:val="00D54B96"/>
    <w:rsid w:val="00D75EA1"/>
    <w:rsid w:val="00D80092"/>
    <w:rsid w:val="00D81989"/>
    <w:rsid w:val="00DA3003"/>
    <w:rsid w:val="00DA3036"/>
    <w:rsid w:val="00DA44F8"/>
    <w:rsid w:val="00DF6488"/>
    <w:rsid w:val="00E0097B"/>
    <w:rsid w:val="00E25EEF"/>
    <w:rsid w:val="00E60214"/>
    <w:rsid w:val="00E67D2C"/>
    <w:rsid w:val="00E8436E"/>
    <w:rsid w:val="00EB3E3B"/>
    <w:rsid w:val="00F1063F"/>
    <w:rsid w:val="00F14F0E"/>
    <w:rsid w:val="00F21167"/>
    <w:rsid w:val="00F601CF"/>
    <w:rsid w:val="00F702A9"/>
    <w:rsid w:val="00FA790B"/>
    <w:rsid w:val="00FD2A5B"/>
    <w:rsid w:val="00FF396E"/>
    <w:rsid w:val="018666B9"/>
    <w:rsid w:val="169E2EFD"/>
    <w:rsid w:val="464140AA"/>
    <w:rsid w:val="50F20458"/>
    <w:rsid w:val="530C2962"/>
    <w:rsid w:val="5F1E1C77"/>
    <w:rsid w:val="61296351"/>
    <w:rsid w:val="6C77554D"/>
    <w:rsid w:val="732D2E0A"/>
    <w:rsid w:val="7F530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AED6F0"/>
  <w15:docId w15:val="{907F58D6-CD69-4C69-9B48-04C83924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华文中宋" w:hAnsiTheme="majorHAnsi" w:cstheme="majorBidi"/>
      <w:b/>
      <w:bCs/>
      <w:sz w:val="24"/>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华文中宋" w:eastAsia="华文中宋" w:hAnsi="华文中宋"/>
      <w:b/>
      <w:bCs/>
      <w:sz w:val="2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宋体"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uiPriority w:val="99"/>
    <w:unhideWhenUsed/>
    <w:qFormat/>
    <w:pPr>
      <w:jc w:val="left"/>
    </w:pPr>
  </w:style>
  <w:style w:type="paragraph" w:styleId="TOC3">
    <w:name w:val="toc 3"/>
    <w:basedOn w:val="a"/>
    <w:next w:val="a"/>
    <w:uiPriority w:val="39"/>
    <w:unhideWhenUsed/>
    <w:qFormat/>
    <w:pPr>
      <w:ind w:leftChars="400" w:left="840"/>
    </w:pPr>
  </w:style>
  <w:style w:type="paragraph" w:styleId="a6">
    <w:name w:val="Date"/>
    <w:basedOn w:val="a"/>
    <w:next w:val="a"/>
    <w:link w:val="a7"/>
    <w:uiPriority w:val="99"/>
    <w:semiHidden/>
    <w:unhideWhenUsed/>
    <w:qFormat/>
    <w:pPr>
      <w:ind w:leftChars="2500" w:left="100"/>
    </w:p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c">
    <w:name w:val="annotation subject"/>
    <w:basedOn w:val="a4"/>
    <w:next w:val="a4"/>
    <w:link w:val="ad"/>
    <w:uiPriority w:val="99"/>
    <w:semiHidden/>
    <w:unhideWhenUsed/>
    <w:qFormat/>
    <w:rPr>
      <w:b/>
      <w:bCs/>
    </w:rPr>
  </w:style>
  <w:style w:type="character" w:styleId="ae">
    <w:name w:val="Hyperlink"/>
    <w:basedOn w:val="a0"/>
    <w:uiPriority w:val="99"/>
    <w:unhideWhenUsed/>
    <w:qFormat/>
    <w:rPr>
      <w:color w:val="0563C1" w:themeColor="hyperlink"/>
      <w:u w:val="single"/>
    </w:rPr>
  </w:style>
  <w:style w:type="character" w:styleId="af">
    <w:name w:val="annotation reference"/>
    <w:basedOn w:val="a0"/>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af0">
    <w:name w:val="默认黑体"/>
    <w:qFormat/>
    <w:locked/>
    <w:pPr>
      <w:spacing w:line="360" w:lineRule="auto"/>
      <w:jc w:val="both"/>
    </w:pPr>
    <w:rPr>
      <w:rFonts w:ascii="Arial" w:eastAsia="黑体" w:hAnsi="Arial" w:cs="Courier New"/>
      <w:bCs/>
      <w:kern w:val="2"/>
      <w:sz w:val="24"/>
      <w:szCs w:val="24"/>
    </w:rPr>
  </w:style>
  <w:style w:type="paragraph" w:customStyle="1" w:styleId="af1">
    <w:name w:val="封面表单样式"/>
    <w:uiPriority w:val="9"/>
    <w:qFormat/>
    <w:locked/>
    <w:pPr>
      <w:spacing w:line="360" w:lineRule="auto"/>
      <w:jc w:val="center"/>
    </w:pPr>
    <w:rPr>
      <w:rFonts w:ascii="Arial" w:eastAsia="黑体" w:hAnsi="Arial" w:cs="Courier New"/>
      <w:bCs/>
      <w:kern w:val="2"/>
      <w:sz w:val="30"/>
      <w:szCs w:val="24"/>
    </w:rPr>
  </w:style>
  <w:style w:type="character" w:customStyle="1" w:styleId="a7">
    <w:name w:val="日期 字符"/>
    <w:basedOn w:val="a0"/>
    <w:link w:val="a6"/>
    <w:uiPriority w:val="99"/>
    <w:semiHidden/>
    <w:qFormat/>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华文中宋" w:hAnsiTheme="majorHAnsi" w:cstheme="majorBidi"/>
      <w:b/>
      <w:bCs/>
      <w:sz w:val="24"/>
      <w:szCs w:val="32"/>
    </w:rPr>
  </w:style>
  <w:style w:type="paragraph" w:styleId="af2">
    <w:name w:val="List Paragraph"/>
    <w:basedOn w:val="a"/>
    <w:uiPriority w:val="34"/>
    <w:qFormat/>
    <w:pPr>
      <w:ind w:firstLineChars="200" w:firstLine="420"/>
    </w:pPr>
  </w:style>
  <w:style w:type="character" w:customStyle="1" w:styleId="30">
    <w:name w:val="标题 3 字符"/>
    <w:basedOn w:val="a0"/>
    <w:link w:val="3"/>
    <w:uiPriority w:val="9"/>
    <w:qFormat/>
    <w:rPr>
      <w:rFonts w:ascii="华文中宋" w:eastAsia="华文中宋" w:hAnsi="华文中宋"/>
      <w:b/>
      <w:bCs/>
      <w:sz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qFormat/>
    <w:rPr>
      <w:rFonts w:asciiTheme="majorHAnsi" w:eastAsia="宋体" w:hAnsiTheme="majorHAnsi" w:cstheme="majorBidi"/>
      <w:b/>
      <w:bCs/>
      <w:szCs w:val="28"/>
    </w:rPr>
  </w:style>
  <w:style w:type="character" w:customStyle="1" w:styleId="a5">
    <w:name w:val="批注文字 字符"/>
    <w:basedOn w:val="a0"/>
    <w:link w:val="a4"/>
    <w:uiPriority w:val="99"/>
    <w:qFormat/>
    <w:rPr>
      <w:kern w:val="2"/>
      <w:sz w:val="21"/>
      <w:szCs w:val="22"/>
    </w:rPr>
  </w:style>
  <w:style w:type="character" w:customStyle="1" w:styleId="ad">
    <w:name w:val="批注主题 字符"/>
    <w:basedOn w:val="a5"/>
    <w:link w:val="ac"/>
    <w:uiPriority w:val="99"/>
    <w:semiHidden/>
    <w:qFormat/>
    <w:rPr>
      <w:b/>
      <w:bCs/>
      <w:kern w:val="2"/>
      <w:sz w:val="21"/>
      <w:szCs w:val="22"/>
    </w:rPr>
  </w:style>
  <w:style w:type="paragraph" w:customStyle="1" w:styleId="11">
    <w:name w:val="修订1"/>
    <w:hidden/>
    <w:uiPriority w:val="99"/>
    <w:unhideWhenUsed/>
    <w:qFormat/>
    <w:rPr>
      <w:kern w:val="2"/>
      <w:sz w:val="21"/>
      <w:szCs w:val="22"/>
    </w:rPr>
  </w:style>
  <w:style w:type="paragraph" w:customStyle="1" w:styleId="21">
    <w:name w:val="修订2"/>
    <w:hidden/>
    <w:uiPriority w:val="99"/>
    <w:unhideWhenUsed/>
    <w:qFormat/>
    <w:rPr>
      <w:kern w:val="2"/>
      <w:sz w:val="21"/>
      <w:szCs w:val="22"/>
    </w:rPr>
  </w:style>
  <w:style w:type="paragraph" w:styleId="af3">
    <w:name w:val="Revision"/>
    <w:hidden/>
    <w:uiPriority w:val="99"/>
    <w:unhideWhenUsed/>
    <w:rsid w:val="0063429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emf"/><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comments" Target="comments.xm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30</Pages>
  <Words>1716</Words>
  <Characters>9786</Characters>
  <Application>Microsoft Office Word</Application>
  <DocSecurity>0</DocSecurity>
  <Lines>81</Lines>
  <Paragraphs>22</Paragraphs>
  <ScaleCrop>false</ScaleCrop>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沁悦 朱</dc:creator>
  <cp:lastModifiedBy>毛毛妈</cp:lastModifiedBy>
  <cp:revision>94</cp:revision>
  <dcterms:created xsi:type="dcterms:W3CDTF">2023-10-17T12:28:00Z</dcterms:created>
  <dcterms:modified xsi:type="dcterms:W3CDTF">2025-11-15T13:08:00Z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226CDDD6FC264C42B4CC99E5D19BD2BD_13</vt:lpwstr>
  </property>
</Properties>
</file>